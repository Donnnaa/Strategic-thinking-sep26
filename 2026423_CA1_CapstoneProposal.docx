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
          <w:bCs/>
          <w:color w:val="156082"/>
          <w:sz w:val="30"/>
          <w:szCs w:val="30"/>
        </w:rPr>
      </w:pPr>
      <w:r>
        <w:rPr>
          <w:b/>
          <w:bCs/>
          <w:color w:val="156082"/>
          <w:sz w:val="30"/>
          <w:szCs w:val="30"/>
        </w:rPr>
        <mc:AlternateContent>
          <mc:Choice Requires="wpg">
            <w:drawing>
              <wp:anchor behindDoc="0" distT="0" distB="0" distL="0" distR="0" simplePos="0" locked="0" layoutInCell="0" allowOverlap="1" relativeHeight="4">
                <wp:simplePos x="0" y="0"/>
                <wp:positionH relativeFrom="page">
                  <wp:posOffset>428625</wp:posOffset>
                </wp:positionH>
                <wp:positionV relativeFrom="margin">
                  <wp:posOffset>-1170305</wp:posOffset>
                </wp:positionV>
                <wp:extent cx="228600" cy="10403205"/>
                <wp:effectExtent l="0" t="0" r="0" b="0"/>
                <wp:wrapNone/>
                <wp:docPr id="1" name="Image1"/>
                <a:graphic xmlns:a="http://schemas.openxmlformats.org/drawingml/2006/main">
                  <a:graphicData uri="http://schemas.microsoft.com/office/word/2010/wordprocessingGroup">
                    <wpg:wgp>
                      <wpg:cNvGrpSpPr/>
                      <wpg:grpSpPr>
                        <a:xfrm>
                          <a:off x="0" y="0"/>
                          <a:ext cx="228600" cy="10403280"/>
                          <a:chOff x="0" y="0"/>
                          <a:chExt cx="228600" cy="10403280"/>
                        </a:xfrm>
                      </wpg:grpSpPr>
                      <wpg:grpSp>
                        <wpg:cNvGrpSpPr/>
                        <wpg:grpSpPr>
                          <a:xfrm>
                            <a:off x="0" y="0"/>
                            <a:ext cx="228600" cy="10403280"/>
                          </a:xfrm>
                        </wpg:grpSpPr>
                        <wps:wsp>
                          <wps:cNvSpPr/>
                          <wps:spPr>
                            <a:xfrm>
                              <a:off x="0" y="0"/>
                              <a:ext cx="228600" cy="10402560"/>
                            </a:xfrm>
                            <a:prstGeom prst="rect">
                              <a:avLst/>
                            </a:prstGeom>
                            <a:noFill/>
                            <a:ln w="0">
                              <a:noFill/>
                            </a:ln>
                          </wps:spPr>
                          <wps:style>
                            <a:lnRef idx="0"/>
                            <a:fillRef idx="0"/>
                            <a:effectRef idx="0"/>
                            <a:fontRef idx="minor"/>
                          </wps:style>
                          <wps:txbx>
                            <w:txbxContent>
                              <w:p>
                                <w:pPr>
                                  <w:pStyle w:val="Normal1"/>
                                  <w:spacing w:lineRule="exact" w:line="240" w:before="0" w:after="0"/>
                                  <w:ind w:left="0" w:right="0" w:hanging="0"/>
                                  <w:jc w:val="left"/>
                                  <w:rPr/>
                                </w:pPr>
                                <w:r>
                                  <w:rPr/>
                                </w:r>
                              </w:p>
                            </w:txbxContent>
                          </wps:txbx>
                          <wps:bodyPr tIns="91440" bIns="91440" anchor="ctr">
                            <a:noAutofit/>
                          </wps:bodyPr>
                        </wps:wsp>
                        <wpg:grpSp>
                          <wpg:cNvGrpSpPr/>
                          <wpg:grpSpPr>
                            <a:xfrm>
                              <a:off x="0" y="0"/>
                              <a:ext cx="228600" cy="10403280"/>
                            </a:xfrm>
                          </wpg:grpSpPr>
                          <wps:wsp>
                            <wps:cNvSpPr/>
                            <wps:spPr>
                              <a:xfrm>
                                <a:off x="0" y="0"/>
                                <a:ext cx="228600" cy="10402560"/>
                              </a:xfrm>
                              <a:prstGeom prst="rect">
                                <a:avLst/>
                              </a:prstGeom>
                              <a:noFill/>
                              <a:ln w="0">
                                <a:noFill/>
                              </a:ln>
                            </wps:spPr>
                            <wps:style>
                              <a:lnRef idx="0"/>
                              <a:fillRef idx="0"/>
                              <a:effectRef idx="0"/>
                              <a:fontRef idx="minor"/>
                            </wps:style>
                            <wps:txbx>
                              <w:txbxContent>
                                <w:p>
                                  <w:pPr>
                                    <w:pStyle w:val="Normal1"/>
                                    <w:spacing w:lineRule="exact" w:line="240" w:before="0" w:after="0"/>
                                    <w:ind w:left="0" w:right="0" w:hanging="0"/>
                                    <w:jc w:val="left"/>
                                    <w:rPr/>
                                  </w:pPr>
                                  <w:r>
                                    <w:rPr/>
                                  </w:r>
                                </w:p>
                              </w:txbxContent>
                            </wps:txbx>
                            <wps:bodyPr tIns="91440" bIns="91440" anchor="ctr">
                              <a:noAutofit/>
                            </wps:bodyPr>
                          </wps:wsp>
                          <wps:wsp>
                            <wps:cNvSpPr/>
                            <wps:spPr>
                              <a:xfrm>
                                <a:off x="0" y="0"/>
                                <a:ext cx="228600" cy="9991080"/>
                              </a:xfrm>
                              <a:prstGeom prst="rect">
                                <a:avLst/>
                              </a:prstGeom>
                              <a:solidFill>
                                <a:schemeClr val="accent2"/>
                              </a:solidFill>
                              <a:ln w="0">
                                <a:noFill/>
                              </a:ln>
                            </wps:spPr>
                            <wps:style>
                              <a:lnRef idx="0"/>
                              <a:fillRef idx="0"/>
                              <a:effectRef idx="0"/>
                              <a:fontRef idx="minor"/>
                            </wps:style>
                            <wps:txbx>
                              <w:txbxContent>
                                <w:p>
                                  <w:pPr>
                                    <w:pStyle w:val="Normal1"/>
                                    <w:spacing w:lineRule="exact" w:line="240" w:before="0" w:after="0"/>
                                    <w:ind w:left="0" w:right="0" w:hanging="0"/>
                                    <w:jc w:val="left"/>
                                    <w:rPr/>
                                  </w:pPr>
                                  <w:r>
                                    <w:rPr/>
                                  </w:r>
                                </w:p>
                              </w:txbxContent>
                            </wps:txbx>
                            <wps:bodyPr tIns="91440" bIns="91440" anchor="ctr">
                              <a:noAutofit/>
                            </wps:bodyPr>
                          </wps:wsp>
                          <wps:wsp>
                            <wps:cNvSpPr/>
                            <wps:spPr>
                              <a:xfrm>
                                <a:off x="0" y="10143360"/>
                                <a:ext cx="228600" cy="259560"/>
                              </a:xfrm>
                              <a:prstGeom prst="rect">
                                <a:avLst/>
                              </a:prstGeom>
                              <a:solidFill>
                                <a:schemeClr val="accent1"/>
                              </a:solidFill>
                              <a:ln w="0">
                                <a:noFill/>
                              </a:ln>
                            </wps:spPr>
                            <wps:style>
                              <a:lnRef idx="0"/>
                              <a:fillRef idx="0"/>
                              <a:effectRef idx="0"/>
                              <a:fontRef idx="minor"/>
                            </wps:style>
                            <wps:txbx>
                              <w:txbxContent>
                                <w:p>
                                  <w:pPr>
                                    <w:pStyle w:val="Normal1"/>
                                    <w:spacing w:lineRule="exact" w:line="240" w:before="0" w:after="0"/>
                                    <w:ind w:left="0" w:right="0" w:hanging="0"/>
                                    <w:jc w:val="left"/>
                                    <w:rPr/>
                                  </w:pPr>
                                  <w:r>
                                    <w:rPr/>
                                  </w:r>
                                </w:p>
                              </w:txbxContent>
                            </wps:txbx>
                            <wps:bodyPr tIns="182880" bIns="182880" anchor="ctr">
                              <a:noAutofit/>
                            </wps:bodyPr>
                          </wps:wsp>
                        </wpg:grpSp>
                      </wpg:grpSp>
                    </wpg:wgp>
                  </a:graphicData>
                </a:graphic>
              </wp:anchor>
            </w:drawing>
          </mc:Choice>
          <mc:Fallback>
            <w:pict>
              <v:group id="shape_0" alt="Image1" style="position:absolute;margin-left:33.75pt;margin-top:-92.15pt;width:18pt;height:819.15pt" coordorigin="675,-1843" coordsize="360,16383">
                <v:group id="shape_0" style="position:absolute;left:675;top:-1843;width:360;height:16383">
                  <v:rect id="shape_0" ID="Shape 4" path="m0,0l-2147483645,0l-2147483645,-2147483646l0,-2147483646xe" stroked="f" o:allowincell="f" style="position:absolute;left:675;top:-1843;width:359;height:16381;mso-wrap-style:none;v-text-anchor:middle;mso-position-horizontal-relative:page;mso-position-vertical-relative:margin">
                    <v:fill o:detectmouseclick="t" on="false"/>
                    <v:stroke color="#3465a4" joinstyle="round" endcap="flat"/>
                    <v:textbox>
                      <w:txbxContent>
                        <w:p>
                          <w:pPr>
                            <w:pStyle w:val="Normal1"/>
                            <w:spacing w:lineRule="exact" w:line="240" w:before="0" w:after="0"/>
                            <w:ind w:left="0" w:right="0" w:hanging="0"/>
                            <w:jc w:val="left"/>
                            <w:rPr/>
                          </w:pPr>
                          <w:r>
                            <w:rPr/>
                          </w:r>
                        </w:p>
                      </w:txbxContent>
                    </v:textbox>
                    <w10:wrap type="none"/>
                  </v:rect>
                  <v:group id="shape_0" style="position:absolute;left:675;top:-1843;width:360;height:16383">
                    <v:rect id="shape_0" ID="Shape 6" path="m0,0l-2147483645,0l-2147483645,-2147483646l0,-2147483646xe" stroked="f" o:allowincell="f" style="position:absolute;left:675;top:-1843;width:359;height:16381;mso-wrap-style:none;v-text-anchor:middle;mso-position-horizontal-relative:page;mso-position-vertical-relative:margin">
                      <v:fill o:detectmouseclick="t" on="false"/>
                      <v:stroke color="#3465a4" joinstyle="round" endcap="flat"/>
                      <v:textbox>
                        <w:txbxContent>
                          <w:p>
                            <w:pPr>
                              <w:pStyle w:val="Normal1"/>
                              <w:spacing w:lineRule="exact" w:line="240" w:before="0" w:after="0"/>
                              <w:ind w:left="0" w:right="0" w:hanging="0"/>
                              <w:jc w:val="left"/>
                              <w:rPr/>
                            </w:pPr>
                            <w:r>
                              <w:rPr/>
                            </w:r>
                          </w:p>
                        </w:txbxContent>
                      </v:textbox>
                      <w10:wrap type="none"/>
                    </v:rect>
                    <v:rect id="shape_0" ID="Shape 7" path="m0,0l-2147483645,0l-2147483645,-2147483646l0,-2147483646xe" fillcolor="#e97132" stroked="f" o:allowincell="f" style="position:absolute;left:675;top:-1843;width:359;height:15733;mso-wrap-style:none;v-text-anchor:middle;mso-position-horizontal-relative:page;mso-position-vertical-relative:margin">
                      <v:fill o:detectmouseclick="t" type="solid" color2="#168ecd"/>
                      <v:stroke color="#3465a4" joinstyle="round" endcap="flat"/>
                      <v:textbox>
                        <w:txbxContent>
                          <w:p>
                            <w:pPr>
                              <w:pStyle w:val="Normal1"/>
                              <w:spacing w:lineRule="exact" w:line="240" w:before="0" w:after="0"/>
                              <w:ind w:left="0" w:right="0" w:hanging="0"/>
                              <w:jc w:val="left"/>
                              <w:rPr/>
                            </w:pPr>
                            <w:r>
                              <w:rPr/>
                            </w:r>
                          </w:p>
                        </w:txbxContent>
                      </v:textbox>
                      <w10:wrap type="none"/>
                    </v:rect>
                    <v:rect id="shape_0" ID="Shape 8" path="m0,0l-2147483645,0l-2147483645,-2147483646l0,-2147483646xe" fillcolor="#156082" stroked="f" o:allowincell="f" style="position:absolute;left:675;top:14131;width:359;height:408;mso-wrap-style:none;v-text-anchor:middle;mso-position-horizontal-relative:page;mso-position-vertical-relative:margin">
                      <v:fill o:detectmouseclick="t" type="solid" color2="#ea9f7d"/>
                      <v:stroke color="#3465a4" joinstyle="round" endcap="flat"/>
                      <v:textbox>
                        <w:txbxContent>
                          <w:p>
                            <w:pPr>
                              <w:pStyle w:val="Normal1"/>
                              <w:spacing w:lineRule="exact" w:line="240" w:before="0" w:after="0"/>
                              <w:ind w:left="0" w:right="0" w:hanging="0"/>
                              <w:jc w:val="left"/>
                              <w:rPr/>
                            </w:pPr>
                            <w:r>
                              <w:rPr/>
                            </w:r>
                          </w:p>
                        </w:txbxContent>
                      </v:textbox>
                      <w10:wrap type="none"/>
                    </v:rect>
                  </v:group>
                </v:group>
              </v:group>
            </w:pict>
          </mc:Fallback>
        </mc:AlternateContent>
        <w:drawing>
          <wp:anchor behindDoc="0" distT="0" distB="0" distL="114300" distR="114300" simplePos="0" locked="0" layoutInCell="0" allowOverlap="1" relativeHeight="11">
            <wp:simplePos x="0" y="0"/>
            <wp:positionH relativeFrom="margin">
              <wp:posOffset>4479290</wp:posOffset>
            </wp:positionH>
            <wp:positionV relativeFrom="margin">
              <wp:posOffset>-971550</wp:posOffset>
            </wp:positionV>
            <wp:extent cx="2206625" cy="762000"/>
            <wp:effectExtent l="0" t="0" r="0" b="0"/>
            <wp:wrapSquare wrapText="bothSides"/>
            <wp:docPr id="6" name="image2.png"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A logo for college computing&#10;&#10;Description automatically generated"/>
                    <pic:cNvPicPr>
                      <a:picLocks noChangeAspect="1" noChangeArrowheads="1"/>
                    </pic:cNvPicPr>
                  </pic:nvPicPr>
                  <pic:blipFill>
                    <a:blip r:embed="rId2"/>
                    <a:stretch>
                      <a:fillRect/>
                    </a:stretch>
                  </pic:blipFill>
                  <pic:spPr bwMode="auto">
                    <a:xfrm>
                      <a:off x="0" y="0"/>
                      <a:ext cx="2206625" cy="762000"/>
                    </a:xfrm>
                    <a:prstGeom prst="rect">
                      <a:avLst/>
                    </a:prstGeom>
                  </pic:spPr>
                </pic:pic>
              </a:graphicData>
            </a:graphic>
          </wp:anchor>
        </w:drawing>
      </w:r>
    </w:p>
    <w:tbl>
      <w:tblPr>
        <w:tblStyle w:val="Table1"/>
        <w:tblW w:w="9015" w:type="dxa"/>
        <w:jc w:val="left"/>
        <w:tblInd w:w="0" w:type="dxa"/>
        <w:tblLayout w:type="fixed"/>
        <w:tblCellMar>
          <w:top w:w="0" w:type="dxa"/>
          <w:left w:w="108" w:type="dxa"/>
          <w:bottom w:w="0" w:type="dxa"/>
          <w:right w:w="108" w:type="dxa"/>
        </w:tblCellMar>
        <w:tblLook w:val="0400"/>
      </w:tblPr>
      <w:tblGrid>
        <w:gridCol w:w="3256"/>
        <w:gridCol w:w="5758"/>
      </w:tblGrid>
      <w:tr>
        <w:trPr>
          <w:trHeight w:val="1643" w:hRule="atLeast"/>
        </w:trPr>
        <w:tc>
          <w:tcPr>
            <w:tcW w:w="3256" w:type="dxa"/>
            <w:tcBorders/>
          </w:tcPr>
          <w:p>
            <w:pPr>
              <w:pStyle w:val="Normal1"/>
              <w:widowControl w:val="false"/>
              <w:spacing w:lineRule="auto" w:line="480" w:before="0" w:after="160"/>
              <w:rPr>
                <w:rFonts w:ascii="Arial" w:hAnsi="Arial" w:eastAsia="Arial" w:cs="Arial"/>
                <w:b/>
                <w:b/>
                <w:bCs/>
                <w:i/>
                <w:i/>
                <w:iCs/>
                <w:sz w:val="24"/>
                <w:szCs w:val="24"/>
              </w:rPr>
            </w:pPr>
            <w:r>
              <w:rPr>
                <w:rFonts w:eastAsia="Arial" w:cs="Arial" w:ascii="Arial" w:hAnsi="Arial"/>
                <w:i/>
                <w:iCs/>
                <w:sz w:val="26"/>
                <w:szCs w:val="26"/>
              </w:rPr>
              <w:t xml:space="preserve">Student Full Name </w:t>
            </w:r>
            <w:r>
              <w:rPr>
                <w:rFonts w:eastAsia="Arial" w:cs="Arial" w:ascii="Arial" w:hAnsi="Arial"/>
                <w:b/>
                <w:bCs/>
                <w:i/>
                <w:iCs/>
                <w:sz w:val="24"/>
                <w:szCs w:val="24"/>
              </w:rPr>
              <w:t>Dolgorsuren Ochirsuren</w:t>
            </w:r>
          </w:p>
        </w:tc>
        <w:tc>
          <w:tcPr>
            <w:tcW w:w="5758" w:type="dxa"/>
            <w:tcBorders/>
          </w:tcPr>
          <w:p>
            <w:pPr>
              <w:pStyle w:val="Normal1"/>
              <w:widowControl w:val="false"/>
              <w:spacing w:lineRule="auto" w:line="480" w:before="0" w:after="160"/>
              <w:rPr>
                <w:rFonts w:ascii="Arial" w:hAnsi="Arial" w:eastAsia="Arial" w:cs="Arial"/>
                <w:sz w:val="26"/>
                <w:szCs w:val="26"/>
              </w:rPr>
            </w:pPr>
            <w:r>
              <w:rPr>
                <w:rFonts w:eastAsia="Arial" w:cs="Arial" w:ascii="Arial" w:hAnsi="Arial"/>
                <w:sz w:val="26"/>
                <w:szCs w:val="26"/>
              </w:rPr>
            </w:r>
          </w:p>
        </w:tc>
      </w:tr>
      <w:tr>
        <w:trPr/>
        <w:tc>
          <w:tcPr>
            <w:tcW w:w="3256" w:type="dxa"/>
            <w:tcBorders/>
          </w:tcPr>
          <w:p>
            <w:pPr>
              <w:pStyle w:val="Normal1"/>
              <w:widowControl w:val="false"/>
              <w:spacing w:lineRule="auto" w:line="480"/>
              <w:rPr>
                <w:rFonts w:ascii="Arial" w:hAnsi="Arial" w:eastAsia="Arial" w:cs="Arial"/>
                <w:i/>
                <w:i/>
                <w:iCs/>
                <w:sz w:val="26"/>
                <w:szCs w:val="26"/>
                <w:ins w:id="0" w:author="naomie mboma" w:date="2026-04-19T22:07:00Z"/>
              </w:rPr>
            </w:pPr>
            <w:sdt>
              <w:sdtPr>
                <w:id w:val="1803176484"/>
              </w:sdtPr>
              <w:sdtContent>
                <w:r>
                  <w:rPr/>
                  <w:t>Student Number</w:t>
                </w:r>
              </w:sdtContent>
            </w:sdt>
            <w:sdt>
              <w:sdtPr/>
              <w:sdtContent>
                <w:r>
                  <w:rPr/>
                </w:r>
                <w:r>
                  <w:rPr/>
                </w:r>
              </w:sdtContent>
            </w:sdt>
          </w:p>
          <w:p>
            <w:pPr>
              <w:pStyle w:val="Normal1"/>
              <w:widowControl w:val="false"/>
              <w:spacing w:lineRule="auto" w:line="480" w:before="0" w:after="160"/>
              <w:rPr>
                <w:rFonts w:ascii="Arial" w:hAnsi="Arial" w:eastAsia="Arial" w:cs="Arial"/>
                <w:b/>
                <w:b/>
                <w:bCs/>
                <w:i/>
                <w:i/>
                <w:iCs/>
                <w:sz w:val="26"/>
                <w:szCs w:val="26"/>
              </w:rPr>
            </w:pPr>
            <w:r>
              <w:rPr>
                <w:rFonts w:eastAsia="Arial" w:cs="Arial" w:ascii="Arial" w:hAnsi="Arial"/>
                <w:b/>
                <w:bCs/>
                <w:i/>
                <w:iCs/>
                <w:sz w:val="26"/>
                <w:szCs w:val="26"/>
              </w:rPr>
              <w:t>2026423</w:t>
            </w:r>
          </w:p>
        </w:tc>
        <w:tc>
          <w:tcPr>
            <w:tcW w:w="5758" w:type="dxa"/>
            <w:tcBorders/>
          </w:tcPr>
          <w:p>
            <w:pPr>
              <w:pStyle w:val="Normal1"/>
              <w:widowControl w:val="false"/>
              <w:spacing w:lineRule="auto" w:line="480" w:before="0" w:after="160"/>
              <w:rPr>
                <w:rFonts w:ascii="Arial" w:hAnsi="Arial" w:eastAsia="Arial" w:cs="Arial"/>
                <w:sz w:val="26"/>
                <w:szCs w:val="26"/>
              </w:rPr>
            </w:pPr>
            <w:r>
              <w:rPr>
                <w:rFonts w:eastAsia="Arial" w:cs="Arial" w:ascii="Arial" w:hAnsi="Arial"/>
                <w:sz w:val="26"/>
                <w:szCs w:val="26"/>
              </w:rPr>
            </w:r>
          </w:p>
        </w:tc>
      </w:tr>
      <w:tr>
        <w:trPr/>
        <w:tc>
          <w:tcPr>
            <w:tcW w:w="3256" w:type="dxa"/>
            <w:tcBorders/>
          </w:tcPr>
          <w:p>
            <w:pPr>
              <w:pStyle w:val="Normal1"/>
              <w:widowControl w:val="false"/>
              <w:spacing w:lineRule="auto" w:line="480"/>
              <w:rPr>
                <w:rFonts w:ascii="Arial" w:hAnsi="Arial" w:eastAsia="Arial" w:cs="Arial"/>
                <w:i/>
                <w:i/>
                <w:iCs/>
                <w:sz w:val="26"/>
                <w:szCs w:val="26"/>
                <w:ins w:id="1" w:author="naomie mboma" w:date="2026-04-19T22:07:00Z"/>
              </w:rPr>
            </w:pPr>
            <w:sdt>
              <w:sdtPr>
                <w:id w:val="1646972070"/>
              </w:sdtPr>
              <w:sdtContent>
                <w:r>
                  <w:rPr/>
                  <w:t>Module Title</w:t>
                </w:r>
              </w:sdtContent>
            </w:sdt>
            <w:sdt>
              <w:sdtPr/>
              <w:sdtContent>
                <w:r>
                  <w:rPr/>
                </w:r>
                <w:r>
                  <w:rPr/>
                </w:r>
              </w:sdtContent>
            </w:sdt>
          </w:p>
          <w:p>
            <w:pPr>
              <w:pStyle w:val="Normal1"/>
              <w:widowControl w:val="false"/>
              <w:spacing w:lineRule="auto" w:line="480" w:before="0" w:after="160"/>
              <w:rPr>
                <w:rFonts w:ascii="Arial" w:hAnsi="Arial" w:eastAsia="Arial" w:cs="Arial"/>
                <w:b/>
                <w:b/>
                <w:bCs/>
                <w:i/>
                <w:i/>
                <w:iCs/>
                <w:sz w:val="26"/>
                <w:szCs w:val="26"/>
              </w:rPr>
            </w:pPr>
            <w:r>
              <w:rPr>
                <w:rFonts w:eastAsia="Arial" w:cs="Arial" w:ascii="Arial" w:hAnsi="Arial"/>
                <w:b/>
                <w:bCs/>
                <w:i/>
                <w:iCs/>
                <w:sz w:val="26"/>
                <w:szCs w:val="26"/>
              </w:rPr>
              <w:t>Strategic Thinking</w:t>
            </w:r>
          </w:p>
        </w:tc>
        <w:tc>
          <w:tcPr>
            <w:tcW w:w="5758" w:type="dxa"/>
            <w:tcBorders/>
          </w:tcPr>
          <w:p>
            <w:pPr>
              <w:pStyle w:val="Normal1"/>
              <w:widowControl w:val="false"/>
              <w:spacing w:lineRule="auto" w:line="480" w:before="0" w:after="160"/>
              <w:rPr>
                <w:rFonts w:ascii="Arial" w:hAnsi="Arial" w:eastAsia="Arial" w:cs="Arial"/>
                <w:sz w:val="26"/>
                <w:szCs w:val="26"/>
              </w:rPr>
            </w:pPr>
            <w:r>
              <w:rPr>
                <w:rFonts w:eastAsia="Arial" w:cs="Arial" w:ascii="Arial" w:hAnsi="Arial"/>
                <w:sz w:val="26"/>
                <w:szCs w:val="26"/>
              </w:rPr>
            </w:r>
          </w:p>
        </w:tc>
      </w:tr>
      <w:tr>
        <w:trPr/>
        <w:tc>
          <w:tcPr>
            <w:tcW w:w="3256" w:type="dxa"/>
            <w:tcBorders/>
          </w:tcPr>
          <w:p>
            <w:pPr>
              <w:pStyle w:val="Normal1"/>
              <w:widowControl w:val="false"/>
              <w:spacing w:lineRule="auto" w:line="480"/>
              <w:rPr>
                <w:rFonts w:ascii="Arial" w:hAnsi="Arial" w:eastAsia="Arial" w:cs="Arial"/>
                <w:i/>
                <w:i/>
                <w:iCs/>
                <w:sz w:val="26"/>
                <w:szCs w:val="26"/>
                <w:ins w:id="2" w:author="naomie mboma" w:date="2026-04-19T22:10:00Z"/>
              </w:rPr>
            </w:pPr>
            <w:sdt>
              <w:sdtPr>
                <w:id w:val="1259840985"/>
              </w:sdtPr>
              <w:sdtContent>
                <w:r>
                  <w:rPr/>
                  <w:t>Assessment Title</w:t>
                </w:r>
              </w:sdtContent>
            </w:sdt>
            <w:sdt>
              <w:sdtPr/>
              <w:sdtContent>
                <w:r>
                  <w:rPr/>
                </w:r>
                <w:r>
                  <w:rPr/>
                </w:r>
              </w:sdtContent>
            </w:sdt>
          </w:p>
          <w:p>
            <w:pPr>
              <w:pStyle w:val="Normal1"/>
              <w:widowControl w:val="false"/>
              <w:spacing w:lineRule="auto" w:line="480" w:before="0" w:after="160"/>
              <w:rPr>
                <w:rFonts w:ascii="Arial" w:hAnsi="Arial" w:eastAsia="Arial" w:cs="Arial"/>
                <w:b/>
                <w:b/>
                <w:bCs/>
                <w:i/>
                <w:i/>
                <w:iCs/>
                <w:sz w:val="26"/>
                <w:szCs w:val="26"/>
              </w:rPr>
            </w:pPr>
            <w:r>
              <w:rPr>
                <w:rFonts w:eastAsia="Arial" w:cs="Arial" w:ascii="Arial" w:hAnsi="Arial"/>
                <w:b/>
                <w:bCs/>
                <w:i/>
                <w:iCs/>
                <w:sz w:val="26"/>
                <w:szCs w:val="26"/>
              </w:rPr>
              <w:t>CA1 – Capstone Project Proposal</w:t>
            </w:r>
          </w:p>
        </w:tc>
        <w:tc>
          <w:tcPr>
            <w:tcW w:w="5758" w:type="dxa"/>
            <w:tcBorders/>
          </w:tcPr>
          <w:p>
            <w:pPr>
              <w:pStyle w:val="Normal1"/>
              <w:widowControl w:val="false"/>
              <w:spacing w:lineRule="auto" w:line="480" w:before="0" w:after="160"/>
              <w:rPr>
                <w:rFonts w:ascii="Arial" w:hAnsi="Arial" w:eastAsia="Arial" w:cs="Arial"/>
                <w:sz w:val="26"/>
                <w:szCs w:val="26"/>
              </w:rPr>
            </w:pPr>
            <w:r>
              <w:rPr>
                <w:rFonts w:eastAsia="Arial" w:cs="Arial" w:ascii="Arial" w:hAnsi="Arial"/>
                <w:sz w:val="26"/>
                <w:szCs w:val="26"/>
              </w:rPr>
            </w:r>
          </w:p>
        </w:tc>
      </w:tr>
      <w:tr>
        <w:trPr/>
        <w:tc>
          <w:tcPr>
            <w:tcW w:w="3256" w:type="dxa"/>
            <w:tcBorders/>
          </w:tcPr>
          <w:p>
            <w:pPr>
              <w:pStyle w:val="Normal1"/>
              <w:widowControl w:val="false"/>
              <w:spacing w:lineRule="auto" w:line="480"/>
              <w:rPr>
                <w:rFonts w:ascii="Arial" w:hAnsi="Arial" w:eastAsia="Arial" w:cs="Arial"/>
                <w:i/>
                <w:i/>
                <w:iCs/>
                <w:sz w:val="26"/>
                <w:szCs w:val="26"/>
                <w:ins w:id="3" w:author="naomie mboma" w:date="2026-04-19T22:10:00Z"/>
              </w:rPr>
            </w:pPr>
            <w:sdt>
              <w:sdtPr>
                <w:id w:val="39086219"/>
              </w:sdtPr>
              <w:sdtContent>
                <w:r>
                  <w:rPr/>
                  <w:t>Lecturer/Supervisor</w:t>
                </w:r>
              </w:sdtContent>
            </w:sdt>
            <w:sdt>
              <w:sdtPr/>
              <w:sdtContent>
                <w:r>
                  <w:rPr/>
                </w:r>
                <w:r>
                  <w:rPr/>
                </w:r>
              </w:sdtContent>
            </w:sdt>
          </w:p>
          <w:p>
            <w:pPr>
              <w:pStyle w:val="Normal1"/>
              <w:widowControl w:val="false"/>
              <w:spacing w:lineRule="auto" w:line="480"/>
              <w:rPr>
                <w:rFonts w:ascii="Arial" w:hAnsi="Arial" w:eastAsia="Arial" w:cs="Arial"/>
                <w:b/>
                <w:b/>
                <w:bCs/>
                <w:i/>
                <w:i/>
                <w:iCs/>
                <w:sz w:val="26"/>
                <w:szCs w:val="26"/>
              </w:rPr>
            </w:pPr>
            <w:r>
              <w:rPr>
                <w:rFonts w:eastAsia="Arial" w:cs="Arial" w:ascii="Arial" w:hAnsi="Arial"/>
                <w:b/>
                <w:bCs/>
                <w:i/>
                <w:iCs/>
                <w:sz w:val="26"/>
                <w:szCs w:val="26"/>
              </w:rPr>
              <w:t>Taufique Ahmed</w:t>
            </w:r>
          </w:p>
          <w:p>
            <w:pPr>
              <w:pStyle w:val="Normal1"/>
              <w:widowControl w:val="false"/>
              <w:spacing w:lineRule="auto" w:line="480"/>
              <w:rPr>
                <w:rFonts w:ascii="Arial" w:hAnsi="Arial" w:eastAsia="Arial" w:cs="Arial"/>
                <w:i/>
                <w:i/>
                <w:iCs/>
                <w:sz w:val="26"/>
                <w:szCs w:val="26"/>
              </w:rPr>
            </w:pPr>
            <w:r>
              <w:rPr>
                <w:rFonts w:eastAsia="Arial" w:cs="Arial" w:ascii="Arial" w:hAnsi="Arial"/>
                <w:i/>
                <w:iCs/>
                <w:sz w:val="26"/>
                <w:szCs w:val="26"/>
              </w:rPr>
              <w:t>GitHub Repository:</w:t>
            </w:r>
          </w:p>
          <w:p>
            <w:pPr>
              <w:pStyle w:val="Normal1"/>
              <w:widowControl w:val="false"/>
              <w:spacing w:lineRule="auto" w:line="480" w:before="0" w:after="160"/>
              <w:rPr>
                <w:rFonts w:ascii="Arial" w:hAnsi="Arial" w:eastAsia="Arial" w:cs="Arial"/>
                <w:b/>
                <w:b/>
                <w:bCs/>
                <w:i/>
                <w:i/>
                <w:iCs/>
                <w:sz w:val="26"/>
                <w:szCs w:val="26"/>
              </w:rPr>
            </w:pPr>
            <w:r>
              <w:rPr>
                <w:rFonts w:eastAsia="Arial" w:cs="Arial" w:ascii="Arial" w:hAnsi="Arial"/>
                <w:b/>
                <w:bCs/>
                <w:i/>
                <w:iCs/>
              </w:rPr>
              <w:t>https://github.com/Donnnaa/Strategic-thinking-sep26.git</w:t>
            </w:r>
          </w:p>
        </w:tc>
        <w:tc>
          <w:tcPr>
            <w:tcW w:w="5758" w:type="dxa"/>
            <w:tcBorders/>
          </w:tcPr>
          <w:p>
            <w:pPr>
              <w:pStyle w:val="Normal1"/>
              <w:widowControl w:val="false"/>
              <w:spacing w:lineRule="auto" w:line="480" w:before="0" w:after="160"/>
              <w:rPr>
                <w:rFonts w:ascii="Arial" w:hAnsi="Arial" w:eastAsia="Arial" w:cs="Arial"/>
                <w:sz w:val="26"/>
                <w:szCs w:val="26"/>
              </w:rPr>
            </w:pPr>
            <w:r>
              <w:rPr>
                <w:rFonts w:eastAsia="Arial" w:cs="Arial" w:ascii="Arial" w:hAnsi="Arial"/>
                <w:sz w:val="26"/>
                <w:szCs w:val="26"/>
              </w:rPr>
            </w:r>
          </w:p>
        </w:tc>
      </w:tr>
      <w:tr>
        <w:trPr/>
        <w:tc>
          <w:tcPr>
            <w:tcW w:w="3256" w:type="dxa"/>
            <w:tcBorders/>
          </w:tcPr>
          <w:p>
            <w:pPr>
              <w:pStyle w:val="Normal1"/>
              <w:widowControl w:val="false"/>
              <w:spacing w:lineRule="auto" w:line="480"/>
              <w:rPr>
                <w:rFonts w:ascii="Arial" w:hAnsi="Arial" w:eastAsia="Arial" w:cs="Arial"/>
                <w:i/>
                <w:i/>
                <w:iCs/>
              </w:rPr>
            </w:pPr>
            <w:r>
              <w:rPr>
                <w:rFonts w:eastAsia="Arial" w:cs="Arial" w:ascii="Arial" w:hAnsi="Arial"/>
                <w:i/>
                <w:iCs/>
              </w:rPr>
              <w:t>Assessment Due Date</w:t>
            </w:r>
          </w:p>
          <w:p>
            <w:pPr>
              <w:pStyle w:val="Normal1"/>
              <w:widowControl w:val="false"/>
              <w:spacing w:lineRule="auto" w:line="480" w:before="0" w:after="160"/>
              <w:rPr>
                <w:rFonts w:ascii="Arial" w:hAnsi="Arial" w:eastAsia="Arial" w:cs="Arial"/>
                <w:b/>
                <w:b/>
                <w:bCs/>
                <w:i/>
                <w:i/>
                <w:iCs/>
              </w:rPr>
            </w:pPr>
            <w:r>
              <w:rPr>
                <w:rFonts w:eastAsia="Arial" w:cs="Arial" w:ascii="Arial" w:hAnsi="Arial"/>
                <w:b/>
                <w:bCs/>
                <w:i/>
                <w:iCs/>
              </w:rPr>
              <w:t>25/10/2026</w:t>
            </w:r>
          </w:p>
        </w:tc>
        <w:tc>
          <w:tcPr>
            <w:tcW w:w="5758" w:type="dxa"/>
            <w:tcBorders/>
          </w:tcPr>
          <w:p>
            <w:pPr>
              <w:pStyle w:val="Normal1"/>
              <w:widowControl w:val="false"/>
              <w:spacing w:lineRule="auto" w:line="480" w:before="0" w:after="160"/>
              <w:rPr>
                <w:rFonts w:ascii="Arial" w:hAnsi="Arial" w:eastAsia="Arial" w:cs="Arial"/>
                <w:sz w:val="26"/>
                <w:szCs w:val="26"/>
              </w:rPr>
            </w:pPr>
            <w:r>
              <w:rPr>
                <w:rFonts w:eastAsia="Arial" w:cs="Arial" w:ascii="Arial" w:hAnsi="Arial"/>
                <w:sz w:val="26"/>
                <w:szCs w:val="26"/>
              </w:rPr>
            </w:r>
          </w:p>
        </w:tc>
      </w:tr>
      <w:tr>
        <w:trPr/>
        <w:tc>
          <w:tcPr>
            <w:tcW w:w="3256" w:type="dxa"/>
            <w:tcBorders/>
          </w:tcPr>
          <w:p>
            <w:pPr>
              <w:pStyle w:val="Normal1"/>
              <w:widowControl w:val="false"/>
              <w:spacing w:lineRule="auto" w:line="480"/>
              <w:rPr>
                <w:rFonts w:ascii="Arial" w:hAnsi="Arial" w:eastAsia="Arial" w:cs="Arial"/>
                <w:i/>
                <w:i/>
                <w:iCs/>
              </w:rPr>
            </w:pPr>
            <w:r>
              <w:rPr>
                <w:rFonts w:eastAsia="Arial" w:cs="Arial" w:ascii="Arial" w:hAnsi="Arial"/>
                <w:i/>
                <w:iCs/>
              </w:rPr>
              <w:t>Date of Submission</w:t>
            </w:r>
          </w:p>
          <w:p>
            <w:pPr>
              <w:pStyle w:val="Normal1"/>
              <w:widowControl w:val="false"/>
              <w:spacing w:lineRule="auto" w:line="480"/>
              <w:rPr>
                <w:rFonts w:ascii="Arial" w:hAnsi="Arial" w:eastAsia="Arial" w:cs="Arial"/>
                <w:b/>
                <w:b/>
                <w:bCs/>
                <w:i/>
                <w:i/>
                <w:iCs/>
              </w:rPr>
            </w:pPr>
            <w:r>
              <w:rPr>
                <w:rFonts w:eastAsia="Arial" w:cs="Arial" w:ascii="Arial" w:hAnsi="Arial"/>
                <w:b/>
                <w:bCs/>
                <w:i/>
                <w:iCs/>
              </w:rPr>
              <w:t>25/10/2026</w:t>
            </w:r>
          </w:p>
          <w:p>
            <w:pPr>
              <w:pStyle w:val="Normal1"/>
              <w:widowControl w:val="false"/>
              <w:spacing w:lineRule="auto" w:line="480" w:before="0" w:after="160"/>
              <w:rPr>
                <w:rFonts w:ascii="Arial" w:hAnsi="Arial" w:eastAsia="Arial" w:cs="Arial"/>
                <w:b/>
                <w:b/>
                <w:bCs/>
                <w:i/>
                <w:i/>
                <w:iCs/>
              </w:rPr>
            </w:pPr>
            <w:r>
              <w:rPr>
                <w:rFonts w:eastAsia="Arial" w:cs="Arial" w:ascii="Arial" w:hAnsi="Arial"/>
                <w:b/>
                <w:bCs/>
                <w:i/>
                <w:iCs/>
              </w:rPr>
            </w:r>
          </w:p>
        </w:tc>
        <w:tc>
          <w:tcPr>
            <w:tcW w:w="5758" w:type="dxa"/>
            <w:tcBorders/>
          </w:tcPr>
          <w:p>
            <w:pPr>
              <w:pStyle w:val="Normal1"/>
              <w:widowControl w:val="false"/>
              <w:spacing w:lineRule="auto" w:line="480" w:before="0" w:after="160"/>
              <w:rPr>
                <w:rFonts w:ascii="Arial" w:hAnsi="Arial" w:eastAsia="Arial" w:cs="Arial"/>
                <w:sz w:val="26"/>
                <w:szCs w:val="26"/>
              </w:rPr>
            </w:pPr>
            <w:r>
              <w:rPr>
                <w:rFonts w:eastAsia="Arial" w:cs="Arial" w:ascii="Arial" w:hAnsi="Arial"/>
                <w:sz w:val="26"/>
                <w:szCs w:val="26"/>
              </w:rPr>
            </w:r>
          </w:p>
        </w:tc>
      </w:tr>
    </w:tbl>
    <w:p>
      <w:pPr>
        <w:pStyle w:val="Normal1"/>
        <w:jc w:val="both"/>
        <w:rPr>
          <w:rFonts w:ascii="Arial" w:hAnsi="Arial" w:eastAsia="Arial" w:cs="Arial"/>
          <w:b/>
          <w:b/>
          <w:bCs/>
          <w:highlight w:val="white"/>
        </w:rPr>
      </w:pPr>
      <w:r>
        <w:rPr>
          <w:rFonts w:eastAsia="Arial" w:cs="Arial" w:ascii="Arial" w:hAnsi="Arial"/>
          <w:b/>
          <w:bCs/>
          <w:sz w:val="32"/>
          <w:szCs w:val="32"/>
        </w:rPr>
        <w:t>Use of AI Tools</w:t>
      </w:r>
    </w:p>
    <w:p>
      <w:pPr>
        <w:pStyle w:val="Normal1"/>
        <w:spacing w:lineRule="auto" w:line="276"/>
        <w:jc w:val="both"/>
        <w:rPr>
          <w:rFonts w:ascii="Arial" w:hAnsi="Arial" w:eastAsia="Arial" w:cs="Arial"/>
          <w:b/>
          <w:b/>
          <w:bCs/>
          <w:sz w:val="24"/>
          <w:szCs w:val="24"/>
        </w:rPr>
      </w:pPr>
      <w:r>
        <w:rPr>
          <w:rFonts w:eastAsia="Arial" w:cs="Arial" w:ascii="Arial" w:hAnsi="Arial"/>
          <w:sz w:val="24"/>
          <w:szCs w:val="24"/>
        </w:rPr>
        <w:t>I acknowledge the use of Microsoft Copilot for guidance on the project proposal and assistance with understanding the assignment requirements.</w:t>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Normal1"/>
        <w:jc w:val="both"/>
        <w:rPr>
          <w:rFonts w:ascii="Arial" w:hAnsi="Arial" w:eastAsia="Arial" w:cs="Arial"/>
          <w:b/>
          <w:b/>
          <w:bCs/>
          <w:color w:val="FF0000"/>
          <w:sz w:val="28"/>
          <w:szCs w:val="28"/>
        </w:rPr>
      </w:pPr>
      <w:r>
        <w:rPr>
          <w:rFonts w:eastAsia="Arial" w:cs="Arial" w:ascii="Arial" w:hAnsi="Arial"/>
          <w:b/>
          <w:bCs/>
          <w:color w:val="FF0000"/>
          <w:sz w:val="28"/>
          <w:szCs w:val="28"/>
        </w:rPr>
        <mc:AlternateContent>
          <mc:Choice Requires="wps">
            <w:drawing>
              <wp:anchor behindDoc="0" distT="0" distB="0" distL="0" distR="0" simplePos="0" locked="0" layoutInCell="0" allowOverlap="1" relativeHeight="2">
                <wp:simplePos x="0" y="0"/>
                <wp:positionH relativeFrom="column">
                  <wp:posOffset>0</wp:posOffset>
                </wp:positionH>
                <wp:positionV relativeFrom="paragraph">
                  <wp:posOffset>400050</wp:posOffset>
                </wp:positionV>
                <wp:extent cx="5977255" cy="2905125"/>
                <wp:effectExtent l="15240" t="15240" r="13970" b="13970"/>
                <wp:wrapNone/>
                <wp:docPr id="7" name="Image2"/>
                <a:graphic xmlns:a="http://schemas.openxmlformats.org/drawingml/2006/main">
                  <a:graphicData uri="http://schemas.microsoft.com/office/word/2010/wordprocessingShape">
                    <wps:wsp>
                      <wps:cNvSpPr/>
                      <wps:spPr>
                        <a:xfrm>
                          <a:off x="0" y="0"/>
                          <a:ext cx="5977080" cy="2905200"/>
                        </a:xfrm>
                        <a:prstGeom prst="rect">
                          <a:avLst/>
                        </a:prstGeom>
                        <a:solidFill>
                          <a:schemeClr val="lt1"/>
                        </a:solidFill>
                        <a:ln w="28575">
                          <a:solidFill>
                            <a:srgbClr val="156082"/>
                          </a:solidFill>
                          <a:round/>
                        </a:ln>
                      </wps:spPr>
                      <wps:style>
                        <a:lnRef idx="0"/>
                        <a:fillRef idx="0"/>
                        <a:effectRef idx="0"/>
                        <a:fontRef idx="minor"/>
                      </wps:style>
                      <wps:txbx>
                        <w:txbxContent>
                          <w:p>
                            <w:pPr>
                              <w:pStyle w:val="FrameContents"/>
                              <w:spacing w:lineRule="exact" w:line="258" w:before="0" w:after="160"/>
                              <w:ind w:left="0" w:right="0" w:hanging="0"/>
                              <w:jc w:val="left"/>
                              <w:rPr/>
                            </w:pPr>
                            <w:r>
                              <w:rPr>
                                <w:rFonts w:eastAsia="Calibri" w:cs="Calibri"/>
                                <w:b/>
                                <w:i w:val="false"/>
                                <w:caps w:val="false"/>
                                <w:smallCaps w:val="false"/>
                                <w:strike w:val="false"/>
                                <w:dstrike w:val="false"/>
                                <w:color w:val="156082"/>
                                <w:position w:val="0"/>
                                <w:sz w:val="32"/>
                                <w:sz w:val="32"/>
                                <w:vertAlign w:val="baseline"/>
                              </w:rPr>
                              <w:t>Declaration</w:t>
                            </w:r>
                          </w:p>
                          <w:p>
                            <w:pPr>
                              <w:pStyle w:val="FrameContents"/>
                              <w:spacing w:lineRule="exact" w:line="258" w:before="0" w:after="160"/>
                              <w:ind w:left="0" w:right="0" w:hanging="0"/>
                              <w:jc w:val="left"/>
                              <w:rPr/>
                            </w:pPr>
                            <w:r>
                              <w:rPr>
                                <w:rFonts w:eastAsia="Calibri" w:cs="Calibri"/>
                                <w:b w:val="false"/>
                                <w:i w:val="false"/>
                                <w:caps w:val="false"/>
                                <w:smallCaps w:val="false"/>
                                <w:strike w:val="false"/>
                                <w:dstrike w:val="false"/>
                                <w:color w:val="000000"/>
                                <w:position w:val="0"/>
                                <w:sz w:val="28"/>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pPr>
                              <w:pStyle w:val="FrameContents"/>
                              <w:spacing w:lineRule="exact" w:line="258" w:before="0" w:after="160"/>
                              <w:ind w:left="0" w:right="0" w:hanging="0"/>
                              <w:jc w:val="left"/>
                              <w:rPr/>
                            </w:pPr>
                            <w:r>
                              <w:rPr>
                                <w:rFonts w:eastAsia="Calibri" w:cs="Calibri"/>
                                <w:b w:val="false"/>
                                <w:i w:val="false"/>
                                <w:caps w:val="false"/>
                                <w:smallCaps w:val="false"/>
                                <w:strike w:val="false"/>
                                <w:dstrike w:val="false"/>
                                <w:color w:val="000000"/>
                                <w:position w:val="0"/>
                                <w:sz w:val="28"/>
                                <w:sz w:val="28"/>
                                <w:vertAlign w:val="baseline"/>
                              </w:rPr>
                              <w:t>I declare it to be my own work and that all material from third parties has been appropriately referenced.</w:t>
                            </w:r>
                          </w:p>
                          <w:p>
                            <w:pPr>
                              <w:pStyle w:val="FrameContents"/>
                              <w:spacing w:lineRule="exact" w:line="258" w:before="0" w:after="160"/>
                              <w:ind w:left="0" w:right="0" w:hanging="0"/>
                              <w:jc w:val="left"/>
                              <w:rPr/>
                            </w:pPr>
                            <w:r>
                              <w:rPr>
                                <w:rFonts w:eastAsia="Calibri" w:cs="Calibri"/>
                                <w:b w:val="false"/>
                                <w:i w:val="false"/>
                                <w:caps w:val="false"/>
                                <w:smallCaps w:val="false"/>
                                <w:strike w:val="false"/>
                                <w:dstrike w:val="false"/>
                                <w:color w:val="000000"/>
                                <w:position w:val="0"/>
                                <w:sz w:val="28"/>
                                <w:sz w:val="28"/>
                                <w:vertAlign w:val="baseline"/>
                              </w:rPr>
                              <w:t xml:space="preserve"> </w:t>
                            </w:r>
                            <w:r>
                              <w:rPr>
                                <w:rFonts w:eastAsia="Calibri" w:cs="Calibri"/>
                                <w:b w:val="false"/>
                                <w:i w:val="false"/>
                                <w:caps w:val="false"/>
                                <w:smallCaps w:val="false"/>
                                <w:strike w:val="false"/>
                                <w:dstrike w:val="false"/>
                                <w:color w:val="000000"/>
                                <w:position w:val="0"/>
                                <w:sz w:val="28"/>
                                <w:sz w:val="28"/>
                                <w:vertAlign w:val="baseline"/>
                              </w:rPr>
                              <w:t>I further confirm that this work has not previously been submitted for assessment by myself or someone else in CCT College Dublin or any other higher education institution.</w:t>
                            </w:r>
                          </w:p>
                        </w:txbxContent>
                      </wps:txbx>
                      <wps:bodyPr anchor="t">
                        <a:noAutofit/>
                      </wps:bodyPr>
                    </wps:wsp>
                  </a:graphicData>
                </a:graphic>
              </wp:anchor>
            </w:drawing>
          </mc:Choice>
          <mc:Fallback>
            <w:pict>
              <v:rect id="shape_0" ID="Image2" path="m0,0l-2147483645,0l-2147483645,-2147483646l0,-2147483646xe" fillcolor="white" stroked="t" o:allowincell="f" style="position:absolute;margin-left:0pt;margin-top:31.5pt;width:470.6pt;height:228.7pt;mso-wrap-style:square;v-text-anchor:top">
                <v:fill o:detectmouseclick="t" type="solid" color2="black"/>
                <v:stroke color="#156082" weight="28440" joinstyle="round" endcap="flat"/>
                <v:textbox>
                  <w:txbxContent>
                    <w:p>
                      <w:pPr>
                        <w:pStyle w:val="FrameContents"/>
                        <w:spacing w:lineRule="exact" w:line="258" w:before="0" w:after="160"/>
                        <w:ind w:left="0" w:right="0" w:hanging="0"/>
                        <w:jc w:val="left"/>
                        <w:rPr/>
                      </w:pPr>
                      <w:r>
                        <w:rPr>
                          <w:rFonts w:eastAsia="Calibri" w:cs="Calibri"/>
                          <w:b/>
                          <w:i w:val="false"/>
                          <w:caps w:val="false"/>
                          <w:smallCaps w:val="false"/>
                          <w:strike w:val="false"/>
                          <w:dstrike w:val="false"/>
                          <w:color w:val="156082"/>
                          <w:position w:val="0"/>
                          <w:sz w:val="32"/>
                          <w:sz w:val="32"/>
                          <w:vertAlign w:val="baseline"/>
                        </w:rPr>
                        <w:t>Declaration</w:t>
                      </w:r>
                    </w:p>
                    <w:p>
                      <w:pPr>
                        <w:pStyle w:val="FrameContents"/>
                        <w:spacing w:lineRule="exact" w:line="258" w:before="0" w:after="160"/>
                        <w:ind w:left="0" w:right="0" w:hanging="0"/>
                        <w:jc w:val="left"/>
                        <w:rPr/>
                      </w:pPr>
                      <w:r>
                        <w:rPr>
                          <w:rFonts w:eastAsia="Calibri" w:cs="Calibri"/>
                          <w:b w:val="false"/>
                          <w:i w:val="false"/>
                          <w:caps w:val="false"/>
                          <w:smallCaps w:val="false"/>
                          <w:strike w:val="false"/>
                          <w:dstrike w:val="false"/>
                          <w:color w:val="000000"/>
                          <w:position w:val="0"/>
                          <w:sz w:val="28"/>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pPr>
                        <w:pStyle w:val="FrameContents"/>
                        <w:spacing w:lineRule="exact" w:line="258" w:before="0" w:after="160"/>
                        <w:ind w:left="0" w:right="0" w:hanging="0"/>
                        <w:jc w:val="left"/>
                        <w:rPr/>
                      </w:pPr>
                      <w:r>
                        <w:rPr>
                          <w:rFonts w:eastAsia="Calibri" w:cs="Calibri"/>
                          <w:b w:val="false"/>
                          <w:i w:val="false"/>
                          <w:caps w:val="false"/>
                          <w:smallCaps w:val="false"/>
                          <w:strike w:val="false"/>
                          <w:dstrike w:val="false"/>
                          <w:color w:val="000000"/>
                          <w:position w:val="0"/>
                          <w:sz w:val="28"/>
                          <w:sz w:val="28"/>
                          <w:vertAlign w:val="baseline"/>
                        </w:rPr>
                        <w:t>I declare it to be my own work and that all material from third parties has been appropriately referenced.</w:t>
                      </w:r>
                    </w:p>
                    <w:p>
                      <w:pPr>
                        <w:pStyle w:val="FrameContents"/>
                        <w:spacing w:lineRule="exact" w:line="258" w:before="0" w:after="160"/>
                        <w:ind w:left="0" w:right="0" w:hanging="0"/>
                        <w:jc w:val="left"/>
                        <w:rPr/>
                      </w:pPr>
                      <w:r>
                        <w:rPr>
                          <w:rFonts w:eastAsia="Calibri" w:cs="Calibri"/>
                          <w:b w:val="false"/>
                          <w:i w:val="false"/>
                          <w:caps w:val="false"/>
                          <w:smallCaps w:val="false"/>
                          <w:strike w:val="false"/>
                          <w:dstrike w:val="false"/>
                          <w:color w:val="000000"/>
                          <w:position w:val="0"/>
                          <w:sz w:val="28"/>
                          <w:sz w:val="28"/>
                          <w:vertAlign w:val="baseline"/>
                        </w:rPr>
                        <w:t xml:space="preserve"> </w:t>
                      </w:r>
                      <w:r>
                        <w:rPr>
                          <w:rFonts w:eastAsia="Calibri" w:cs="Calibri"/>
                          <w:b w:val="false"/>
                          <w:i w:val="false"/>
                          <w:caps w:val="false"/>
                          <w:smallCaps w:val="false"/>
                          <w:strike w:val="false"/>
                          <w:dstrike w:val="false"/>
                          <w:color w:val="000000"/>
                          <w:position w:val="0"/>
                          <w:sz w:val="28"/>
                          <w:sz w:val="28"/>
                          <w:vertAlign w:val="baseline"/>
                        </w:rPr>
                        <w:t>I further confirm that this work has not previously been submitted for assessment by myself or someone else in CCT College Dublin or any other higher education institution.</w:t>
                      </w:r>
                    </w:p>
                  </w:txbxContent>
                </v:textbox>
                <w10:wrap type="none"/>
              </v:rect>
            </w:pict>
          </mc:Fallback>
        </mc:AlternateContent>
      </w:r>
    </w:p>
    <w:p>
      <w:pPr>
        <w:pStyle w:val="Heading1"/>
        <w:spacing w:lineRule="auto" w:line="331" w:before="0" w:after="0"/>
        <w:rPr>
          <w:rFonts w:ascii="Arial" w:hAnsi="Arial" w:eastAsia="Arial" w:cs="Arial"/>
          <w:b/>
          <w:b/>
          <w:bCs/>
          <w:color w:val="000000"/>
          <w:sz w:val="24"/>
          <w:szCs w:val="24"/>
        </w:rPr>
      </w:pPr>
      <w:bookmarkStart w:id="0" w:name="_heading=h.8vetki5ogt1f"/>
      <w:bookmarkEnd w:id="0"/>
      <w:r>
        <w:rPr>
          <w:rFonts w:eastAsia="Arial" w:cs="Arial" w:ascii="Arial" w:hAnsi="Arial"/>
          <w:b/>
          <w:bCs/>
          <w:color w:val="000000"/>
          <w:sz w:val="24"/>
          <w:szCs w:val="24"/>
        </w:rPr>
        <w:t>Capstone Project Proposal</w:t>
      </w:r>
    </w:p>
    <w:p>
      <w:pPr>
        <w:pStyle w:val="Heading2"/>
        <w:spacing w:lineRule="auto" w:line="331" w:before="0" w:after="0"/>
        <w:rPr>
          <w:rFonts w:ascii="Arial" w:hAnsi="Arial" w:eastAsia="Arial" w:cs="Arial"/>
          <w:sz w:val="24"/>
          <w:szCs w:val="24"/>
        </w:rPr>
      </w:pPr>
      <w:bookmarkStart w:id="1" w:name="_heading=h.51x82qb98wqj"/>
      <w:bookmarkEnd w:id="1"/>
      <w:r>
        <w:rPr>
          <w:rFonts w:eastAsia="Arial" w:cs="Arial" w:ascii="Arial" w:hAnsi="Arial"/>
          <w:b/>
          <w:bCs/>
          <w:color w:val="000000"/>
          <w:sz w:val="24"/>
          <w:szCs w:val="24"/>
        </w:rPr>
        <w:t>Predicting Corporate Bankruptcy Using Financial Ratios: A Machine Learning Approach</w:t>
      </w:r>
    </w:p>
    <w:p>
      <w:pPr>
        <w:pStyle w:val="Normal1"/>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b/>
          <w:b/>
          <w:bCs/>
          <w:i/>
          <w:i/>
          <w:iCs/>
          <w:sz w:val="24"/>
          <w:szCs w:val="24"/>
        </w:rPr>
      </w:pPr>
      <w:r>
        <w:rPr>
          <w:rFonts w:eastAsia="Arial" w:cs="Arial" w:ascii="Arial" w:hAnsi="Arial"/>
          <w:b/>
          <w:bCs/>
          <w:i/>
          <w:iCs/>
          <w:sz w:val="24"/>
          <w:szCs w:val="24"/>
        </w:rPr>
        <w:t>1. Project Title</w:t>
      </w:r>
    </w:p>
    <w:p>
      <w:pPr>
        <w:pStyle w:val="Normal1"/>
        <w:spacing w:lineRule="auto" w:line="276"/>
        <w:jc w:val="both"/>
        <w:rPr>
          <w:rFonts w:ascii="Arial" w:hAnsi="Arial" w:eastAsia="Arial" w:cs="Arial"/>
          <w:sz w:val="24"/>
          <w:szCs w:val="24"/>
        </w:rPr>
      </w:pPr>
      <w:r>
        <w:rPr>
          <w:rFonts w:eastAsia="Arial" w:cs="Arial" w:ascii="Arial" w:hAnsi="Arial"/>
          <w:sz w:val="24"/>
          <w:szCs w:val="24"/>
        </w:rPr>
        <w:t>Predicting Corporate Bankruptcy Using Financial Ratios: A Machine Learning Approach</w:t>
      </w:r>
    </w:p>
    <w:p>
      <w:pPr>
        <w:pStyle w:val="Normal1"/>
        <w:rPr>
          <w:rFonts w:ascii="Arial" w:hAnsi="Arial" w:eastAsia="Arial" w:cs="Arial"/>
          <w:b/>
          <w:b/>
          <w:bCs/>
          <w:i/>
          <w:i/>
          <w:iCs/>
          <w:sz w:val="24"/>
          <w:szCs w:val="24"/>
        </w:rPr>
      </w:pPr>
      <w:r>
        <w:rPr>
          <w:rFonts w:eastAsia="Arial" w:cs="Arial" w:ascii="Arial" w:hAnsi="Arial"/>
          <w:b/>
          <w:bCs/>
          <w:i/>
          <w:iCs/>
          <w:sz w:val="24"/>
          <w:szCs w:val="24"/>
        </w:rPr>
        <w:t>2. Introduction</w:t>
      </w:r>
    </w:p>
    <w:p>
      <w:pPr>
        <w:pStyle w:val="Normal1"/>
        <w:spacing w:lineRule="auto" w:line="276"/>
        <w:jc w:val="both"/>
        <w:rPr>
          <w:rFonts w:ascii="Arial" w:hAnsi="Arial" w:eastAsia="Arial" w:cs="Arial"/>
          <w:sz w:val="24"/>
          <w:szCs w:val="24"/>
        </w:rPr>
      </w:pPr>
      <w:r>
        <w:rPr>
          <w:rFonts w:eastAsia="Arial" w:cs="Arial" w:ascii="Arial" w:hAnsi="Arial"/>
          <w:color w:val="0D0D0D"/>
          <w:sz w:val="24"/>
          <w:szCs w:val="24"/>
          <w:shd w:fill="FCFCFC" w:val="clear"/>
        </w:rPr>
        <w:t>Corporate bankruptcy is a serious problem because it can cause losses for banks, investors and employees. Companies may have financial problems because of high debt, low profits or poor cash flow. Financial ratios can help us understand a company’s financial situation. This project will use data analytics and machine learning to predict bankruptcy and find the main financial factors that can cause it.</w:t>
      </w:r>
    </w:p>
    <w:p>
      <w:pPr>
        <w:pStyle w:val="Normal1"/>
        <w:rPr>
          <w:rFonts w:ascii="Arial" w:hAnsi="Arial" w:eastAsia="Arial" w:cs="Arial"/>
          <w:b/>
          <w:b/>
          <w:bCs/>
          <w:i/>
          <w:i/>
          <w:iCs/>
          <w:sz w:val="24"/>
          <w:szCs w:val="24"/>
        </w:rPr>
      </w:pPr>
      <w:r>
        <w:rPr>
          <w:rFonts w:eastAsia="Arial" w:cs="Arial" w:ascii="Arial" w:hAnsi="Arial"/>
          <w:b/>
          <w:bCs/>
          <w:i/>
          <w:iCs/>
          <w:sz w:val="24"/>
          <w:szCs w:val="24"/>
        </w:rPr>
        <w:t>3. Problem Definition</w:t>
      </w:r>
    </w:p>
    <w:p>
      <w:pPr>
        <w:pStyle w:val="Normal1"/>
        <w:jc w:val="both"/>
        <w:rPr>
          <w:rFonts w:ascii="Arial" w:hAnsi="Arial" w:eastAsia="Arial" w:cs="Arial"/>
          <w:sz w:val="24"/>
          <w:szCs w:val="24"/>
        </w:rPr>
      </w:pPr>
      <w:r>
        <w:rPr>
          <w:rFonts w:eastAsia="Arial" w:cs="Arial" w:ascii="Arial" w:hAnsi="Arial"/>
          <w:sz w:val="24"/>
          <w:szCs w:val="24"/>
        </w:rPr>
        <w:t>Companies may have financial problems before they go bankrupt. Finding these problems early is important because banks and investors can lose money. Data analytics and machine learning can help predict bankruptcy by studying financial information. This project will use financial ratios to predict company bankruptcy. It will compare different machine learning models to find the best one. It will also study important factors, such as debt, profit and cash flow. The results may help banks and investors find companies with a high risk of bankruptcy and make better financial decisions.</w:t>
      </w:r>
    </w:p>
    <w:p>
      <w:pPr>
        <w:pStyle w:val="Normal1"/>
        <w:rPr>
          <w:rFonts w:ascii="Arial" w:hAnsi="Arial" w:eastAsia="Arial" w:cs="Arial"/>
          <w:b/>
          <w:b/>
          <w:bCs/>
          <w:i/>
          <w:i/>
          <w:iCs/>
          <w:sz w:val="24"/>
          <w:szCs w:val="24"/>
        </w:rPr>
      </w:pPr>
      <w:r>
        <w:rPr>
          <w:rFonts w:eastAsia="Arial" w:cs="Arial" w:ascii="Arial" w:hAnsi="Arial"/>
          <w:b/>
          <w:bCs/>
          <w:i/>
          <w:iCs/>
          <w:sz w:val="24"/>
          <w:szCs w:val="24"/>
        </w:rPr>
        <w:t>4. Aim and Objectives</w:t>
      </w:r>
    </w:p>
    <w:p>
      <w:pPr>
        <w:pStyle w:val="Normal1"/>
        <w:spacing w:lineRule="auto" w:line="240" w:before="240" w:after="240"/>
        <w:jc w:val="both"/>
        <w:rPr>
          <w:rFonts w:ascii="Arial" w:hAnsi="Arial" w:eastAsia="Arial" w:cs="Arial"/>
          <w:sz w:val="24"/>
          <w:szCs w:val="24"/>
        </w:rPr>
      </w:pPr>
      <w:r>
        <w:rPr>
          <w:rFonts w:eastAsia="Arial" w:cs="Arial" w:ascii="Arial" w:hAnsi="Arial"/>
          <w:sz w:val="24"/>
          <w:szCs w:val="24"/>
        </w:rPr>
        <w:t>The aim of this project is to build and test machine learning models to predict company bankruptcy using financial ratios.</w:t>
      </w:r>
    </w:p>
    <w:p>
      <w:pPr>
        <w:pStyle w:val="Normal1"/>
        <w:spacing w:lineRule="auto" w:line="240" w:before="240" w:after="240"/>
        <w:jc w:val="both"/>
        <w:rPr>
          <w:rFonts w:ascii="Arial" w:hAnsi="Arial" w:eastAsia="Arial" w:cs="Arial"/>
          <w:sz w:val="24"/>
          <w:szCs w:val="24"/>
        </w:rPr>
      </w:pPr>
      <w:r>
        <w:rPr>
          <w:rFonts w:eastAsia="Arial" w:cs="Arial" w:ascii="Arial" w:hAnsi="Arial"/>
          <w:sz w:val="24"/>
          <w:szCs w:val="24"/>
        </w:rPr>
        <w:t>Objectives</w:t>
      </w:r>
    </w:p>
    <w:p>
      <w:pPr>
        <w:pStyle w:val="Normal1"/>
        <w:numPr>
          <w:ilvl w:val="0"/>
          <w:numId w:val="2"/>
        </w:numPr>
        <w:spacing w:lineRule="auto" w:line="240" w:before="240" w:afterAutospacing="0" w:after="0"/>
        <w:ind w:left="720" w:hanging="360"/>
        <w:jc w:val="both"/>
        <w:rPr>
          <w:rFonts w:ascii="Arial" w:hAnsi="Arial" w:eastAsia="Arial" w:cs="Arial"/>
          <w:sz w:val="24"/>
          <w:szCs w:val="24"/>
          <w:u w:val="none"/>
        </w:rPr>
      </w:pPr>
      <w:r>
        <w:rPr>
          <w:rFonts w:eastAsia="Arial" w:cs="Arial" w:ascii="Arial" w:hAnsi="Arial"/>
          <w:sz w:val="24"/>
          <w:szCs w:val="24"/>
        </w:rPr>
        <w:t>To collect and prepare financial data about companies.</w:t>
      </w:r>
    </w:p>
    <w:p>
      <w:pPr>
        <w:pStyle w:val="Normal1"/>
        <w:numPr>
          <w:ilvl w:val="0"/>
          <w:numId w:val="2"/>
        </w:numPr>
        <w:spacing w:lineRule="auto" w:line="240" w:beforeAutospacing="0" w:before="0" w:afterAutospacing="0" w:after="0"/>
        <w:ind w:left="720" w:hanging="360"/>
        <w:jc w:val="both"/>
        <w:rPr>
          <w:rFonts w:ascii="Arial" w:hAnsi="Arial" w:eastAsia="Arial" w:cs="Arial"/>
          <w:sz w:val="24"/>
          <w:szCs w:val="24"/>
          <w:u w:val="none"/>
        </w:rPr>
      </w:pPr>
      <w:r>
        <w:rPr>
          <w:rFonts w:eastAsia="Arial" w:cs="Arial" w:ascii="Arial" w:hAnsi="Arial"/>
          <w:sz w:val="24"/>
          <w:szCs w:val="24"/>
        </w:rPr>
        <w:t>To analyse the data and find patterns related to bankruptcy.</w:t>
      </w:r>
    </w:p>
    <w:p>
      <w:pPr>
        <w:pStyle w:val="Normal1"/>
        <w:numPr>
          <w:ilvl w:val="0"/>
          <w:numId w:val="2"/>
        </w:numPr>
        <w:spacing w:lineRule="auto" w:line="240" w:beforeAutospacing="0" w:before="0" w:afterAutospacing="0" w:after="0"/>
        <w:ind w:left="720" w:hanging="360"/>
        <w:jc w:val="both"/>
        <w:rPr>
          <w:rFonts w:ascii="Arial" w:hAnsi="Arial" w:eastAsia="Arial" w:cs="Arial"/>
          <w:sz w:val="24"/>
          <w:szCs w:val="24"/>
          <w:u w:val="none"/>
        </w:rPr>
      </w:pPr>
      <w:r>
        <w:rPr>
          <w:rFonts w:eastAsia="Arial" w:cs="Arial" w:ascii="Arial" w:hAnsi="Arial"/>
          <w:sz w:val="24"/>
          <w:szCs w:val="24"/>
        </w:rPr>
        <w:t>To build and compare three models: Logistic Regression, Decision Tree and Random Forest.</w:t>
      </w:r>
    </w:p>
    <w:p>
      <w:pPr>
        <w:pStyle w:val="Normal1"/>
        <w:numPr>
          <w:ilvl w:val="0"/>
          <w:numId w:val="2"/>
        </w:numPr>
        <w:spacing w:lineRule="auto" w:line="240" w:beforeAutospacing="0" w:before="0" w:afterAutospacing="0" w:after="0"/>
        <w:ind w:left="720" w:hanging="360"/>
        <w:jc w:val="both"/>
        <w:rPr>
          <w:rFonts w:ascii="Arial" w:hAnsi="Arial" w:eastAsia="Arial" w:cs="Arial"/>
          <w:sz w:val="24"/>
          <w:szCs w:val="24"/>
          <w:u w:val="none"/>
        </w:rPr>
      </w:pPr>
      <w:r>
        <w:rPr>
          <w:rFonts w:eastAsia="Arial" w:cs="Arial" w:ascii="Arial" w:hAnsi="Arial"/>
          <w:sz w:val="24"/>
          <w:szCs w:val="24"/>
        </w:rPr>
        <w:t>To test the models and find which one gives the best results.</w:t>
      </w:r>
    </w:p>
    <w:p>
      <w:pPr>
        <w:pStyle w:val="Normal1"/>
        <w:numPr>
          <w:ilvl w:val="0"/>
          <w:numId w:val="2"/>
        </w:numPr>
        <w:spacing w:lineRule="auto" w:line="240" w:beforeAutospacing="0" w:before="0" w:after="240"/>
        <w:ind w:left="720" w:hanging="360"/>
        <w:jc w:val="both"/>
        <w:rPr>
          <w:rFonts w:ascii="Arial" w:hAnsi="Arial" w:eastAsia="Arial" w:cs="Arial"/>
          <w:sz w:val="24"/>
          <w:szCs w:val="24"/>
          <w:u w:val="none"/>
        </w:rPr>
      </w:pPr>
      <w:r>
        <w:rPr>
          <w:rFonts w:eastAsia="Arial" w:cs="Arial" w:ascii="Arial" w:hAnsi="Arial"/>
          <w:sz w:val="24"/>
          <w:szCs w:val="24"/>
        </w:rPr>
        <w:t>To identify important financial factors and suggest ways to help businesses manage risks.</w:t>
      </w:r>
    </w:p>
    <w:p>
      <w:pPr>
        <w:pStyle w:val="Normal1"/>
        <w:spacing w:lineRule="auto" w:line="240" w:before="240" w:after="240"/>
        <w:jc w:val="both"/>
        <w:rPr>
          <w:rFonts w:ascii="Arial" w:hAnsi="Arial" w:eastAsia="Arial" w:cs="Arial"/>
          <w:sz w:val="24"/>
          <w:szCs w:val="24"/>
        </w:rPr>
      </w:pPr>
      <w:r>
        <w:rPr>
          <w:rFonts w:eastAsia="Arial" w:cs="Arial" w:ascii="Arial" w:hAnsi="Arial"/>
          <w:sz w:val="24"/>
          <w:szCs w:val="24"/>
        </w:rPr>
        <w:t>Business Hypothesis</w:t>
      </w:r>
    </w:p>
    <w:p>
      <w:pPr>
        <w:pStyle w:val="Normal1"/>
        <w:spacing w:lineRule="auto" w:line="240" w:before="240" w:after="240"/>
        <w:jc w:val="both"/>
        <w:rPr>
          <w:rFonts w:ascii="Arial" w:hAnsi="Arial" w:eastAsia="Arial" w:cs="Arial"/>
          <w:sz w:val="24"/>
          <w:szCs w:val="24"/>
        </w:rPr>
      </w:pPr>
      <w:r>
        <w:rPr>
          <w:rFonts w:eastAsia="Arial" w:cs="Arial" w:ascii="Arial" w:hAnsi="Arial"/>
          <w:sz w:val="24"/>
          <w:szCs w:val="24"/>
        </w:rPr>
        <w:t>Companies with lower profits, less cash and higher debt are more likely to go bankrupt.</w:t>
      </w:r>
    </w:p>
    <w:p>
      <w:pPr>
        <w:pStyle w:val="Normal1"/>
        <w:rPr>
          <w:rFonts w:ascii="Arial" w:hAnsi="Arial" w:eastAsia="Arial" w:cs="Arial"/>
          <w:b/>
          <w:b/>
          <w:bCs/>
          <w:i/>
          <w:i/>
          <w:iCs/>
          <w:sz w:val="24"/>
          <w:szCs w:val="24"/>
        </w:rPr>
      </w:pPr>
      <w:r>
        <w:rPr>
          <w:rFonts w:eastAsia="Arial" w:cs="Arial" w:ascii="Arial" w:hAnsi="Arial"/>
          <w:b/>
          <w:bCs/>
          <w:i/>
          <w:iCs/>
          <w:sz w:val="24"/>
          <w:szCs w:val="24"/>
        </w:rPr>
      </w:r>
    </w:p>
    <w:p>
      <w:pPr>
        <w:pStyle w:val="Normal1"/>
        <w:rPr>
          <w:rFonts w:ascii="Arial" w:hAnsi="Arial" w:eastAsia="Arial" w:cs="Arial"/>
          <w:b/>
          <w:b/>
          <w:bCs/>
          <w:i/>
          <w:i/>
          <w:iCs/>
          <w:sz w:val="24"/>
          <w:szCs w:val="24"/>
        </w:rPr>
      </w:pPr>
      <w:r>
        <w:rPr>
          <w:rFonts w:eastAsia="Arial" w:cs="Arial" w:ascii="Arial" w:hAnsi="Arial"/>
          <w:b/>
          <w:bCs/>
          <w:i/>
          <w:iCs/>
          <w:sz w:val="24"/>
          <w:szCs w:val="24"/>
        </w:rPr>
        <w:t>5. Scope</w:t>
      </w:r>
    </w:p>
    <w:p>
      <w:pPr>
        <w:pStyle w:val="Normal1"/>
        <w:spacing w:lineRule="auto" w:line="276"/>
        <w:jc w:val="both"/>
        <w:rPr>
          <w:rFonts w:ascii="Arial" w:hAnsi="Arial" w:eastAsia="Arial" w:cs="Arial"/>
          <w:sz w:val="24"/>
          <w:szCs w:val="24"/>
        </w:rPr>
      </w:pPr>
      <w:r>
        <w:rPr>
          <w:rFonts w:eastAsia="Arial" w:cs="Arial" w:ascii="Arial" w:hAnsi="Arial"/>
          <w:sz w:val="24"/>
          <w:szCs w:val="24"/>
        </w:rPr>
        <w:t xml:space="preserve">This project will use past financial data from Taiwan to predict if a company may go bankrupt. It will study profits, cash and debt. Three machine learning models will be tested and compared to find the best one. A simple dashboard may also be created to show the results. The models may make mistakes, and the results may not apply to all countries. The project will be completed over two semesters. </w:t>
      </w:r>
    </w:p>
    <w:p>
      <w:pPr>
        <w:pStyle w:val="Normal1"/>
        <w:rPr>
          <w:rFonts w:ascii="Arial" w:hAnsi="Arial" w:eastAsia="Arial" w:cs="Arial"/>
          <w:b/>
          <w:b/>
          <w:bCs/>
          <w:i/>
          <w:i/>
          <w:iCs/>
          <w:sz w:val="24"/>
          <w:szCs w:val="24"/>
        </w:rPr>
      </w:pPr>
      <w:r>
        <w:rPr>
          <w:rFonts w:eastAsia="Arial" w:cs="Arial" w:ascii="Arial" w:hAnsi="Arial"/>
          <w:b/>
          <w:bCs/>
          <w:i/>
          <w:iCs/>
          <w:sz w:val="24"/>
          <w:szCs w:val="24"/>
        </w:rPr>
        <w:t>6. Methodology</w:t>
      </w:r>
    </w:p>
    <w:p>
      <w:pPr>
        <w:pStyle w:val="Normal1"/>
        <w:spacing w:lineRule="auto" w:line="276" w:before="240" w:after="240"/>
        <w:jc w:val="both"/>
        <w:rPr>
          <w:rFonts w:ascii="Arial" w:hAnsi="Arial" w:eastAsia="Arial" w:cs="Arial"/>
          <w:sz w:val="24"/>
          <w:szCs w:val="24"/>
        </w:rPr>
      </w:pPr>
      <w:r>
        <w:rPr>
          <w:rFonts w:eastAsia="Arial" w:cs="Arial" w:ascii="Arial" w:hAnsi="Arial"/>
          <w:sz w:val="24"/>
          <w:szCs w:val="24"/>
        </w:rPr>
        <w:t>This project will use Python and machine learning to predict company bankruptcy. Pandas, NumPy, Matplotlib and Seaborn will be used to clean and analyse the data. Three models, Logistic Regression, Decision Tree and Random Forest, will be built and compared using accuracy, precision, recall, F1-score and ROC-AUC. Finally, the best model and key financial factors will be identified. A simple dashboard may be created using Streamlit, and the results will be explained in the final report.</w:t>
      </w:r>
    </w:p>
    <w:p>
      <w:pPr>
        <w:pStyle w:val="Normal1"/>
        <w:spacing w:lineRule="auto" w:line="276" w:before="240" w:after="240"/>
        <w:jc w:val="both"/>
        <w:rPr/>
      </w:pPr>
      <w:r>
        <w:rPr>
          <w:rFonts w:eastAsia="Arial" w:cs="Arial" w:ascii="Arial" w:hAnsi="Arial"/>
          <w:b/>
          <w:bCs/>
          <w:color w:val="000000"/>
          <w:sz w:val="24"/>
          <w:szCs w:val="24"/>
        </w:rPr>
        <w:t>High Level System Architecture</w:t>
      </w:r>
    </w:p>
    <w:tbl>
      <w:tblPr>
        <w:tblStyle w:val="Table2"/>
        <w:tblW w:w="7875" w:type="dxa"/>
        <w:jc w:val="left"/>
        <w:tblInd w:w="-70" w:type="dxa"/>
        <w:tblLayout w:type="fixed"/>
        <w:tblCellMar>
          <w:top w:w="0" w:type="dxa"/>
          <w:left w:w="108" w:type="dxa"/>
          <w:bottom w:w="0" w:type="dxa"/>
          <w:right w:w="108" w:type="dxa"/>
        </w:tblCellMar>
        <w:tblLook w:val="0400"/>
      </w:tblPr>
      <w:tblGrid>
        <w:gridCol w:w="7875"/>
      </w:tblGrid>
      <w:tr>
        <w:trPr/>
        <w:tc>
          <w:tcPr>
            <w:tcW w:w="7875" w:type="dxa"/>
            <w:tcBorders>
              <w:top w:val="single" w:sz="4" w:space="0" w:color="000000"/>
              <w:left w:val="single" w:sz="4" w:space="0" w:color="000000"/>
              <w:bottom w:val="single" w:sz="4" w:space="0" w:color="000000"/>
              <w:right w:val="single" w:sz="4" w:space="0" w:color="000000"/>
            </w:tcBorders>
            <w:shd w:fill="D9EAD3" w:val="clear"/>
            <w:vAlign w:val="center"/>
          </w:tcPr>
          <w:p>
            <w:pPr>
              <w:pStyle w:val="Normal1"/>
              <w:widowControl w:val="false"/>
              <w:spacing w:lineRule="auto" w:line="276" w:before="0" w:after="40"/>
              <w:jc w:val="center"/>
              <w:rPr>
                <w:rFonts w:ascii="Arial" w:hAnsi="Arial" w:eastAsia="Arial" w:cs="Arial"/>
                <w:sz w:val="20"/>
                <w:szCs w:val="20"/>
              </w:rPr>
            </w:pPr>
            <w:r>
              <w:rPr>
                <w:rFonts w:eastAsia="Arial" w:cs="Arial" w:ascii="Arial" w:hAnsi="Arial"/>
                <w:b/>
                <w:bCs/>
                <w:sz w:val="20"/>
                <w:szCs w:val="20"/>
              </w:rPr>
              <w:t>Financial Dataset</w:t>
            </w:r>
          </w:p>
        </w:tc>
      </w:tr>
    </w:tbl>
    <w:p>
      <w:pPr>
        <w:pStyle w:val="Normal1"/>
        <w:spacing w:lineRule="auto" w:line="276" w:before="0" w:after="0"/>
        <w:jc w:val="left"/>
        <w:rPr>
          <w:rFonts w:ascii="Arial" w:hAnsi="Arial" w:eastAsia="Arial" w:cs="Arial"/>
          <w:b/>
          <w:b/>
          <w:bCs/>
          <w:sz w:val="20"/>
          <w:szCs w:val="20"/>
        </w:rPr>
      </w:pPr>
      <w:r>
        <w:rPr>
          <w:rFonts w:eastAsia="Arial" w:cs="Arial" w:ascii="Arial" w:hAnsi="Arial"/>
          <w:b/>
          <w:bCs/>
          <w:sz w:val="20"/>
          <w:szCs w:val="20"/>
        </w:rPr>
        <w:t xml:space="preserve">                                                    </w:t>
      </w:r>
      <w:r/>
      <w:r>
        <w:rPr>
          <w:rFonts w:eastAsia="Arial" w:cs="Arial" w:ascii="Arial" w:hAnsi="Arial"/>
          <w:b/>
          <w:bCs/>
          <w:sz w:val="20"/>
          <w:szCs w:val="20"/>
        </w:rPr>
        <mc:AlternateContent>
          <mc:Choice Requires="wps">
            <w:drawing>
              <wp:inline distT="0" distB="0" distL="0" distR="0">
                <wp:extent cx="238125" cy="276225"/>
                <wp:effectExtent l="0" t="0" r="0" b="0"/>
                <wp:docPr id="9" name="Shape 2"/>
                <a:graphic xmlns:a="http://schemas.openxmlformats.org/drawingml/2006/main">
                  <a:graphicData uri="http://schemas.microsoft.com/office/word/2010/wordprocessingShape">
                    <wps:wsp>
                      <wps:cNvSpPr/>
                      <wps:spPr>
                        <a:xfrm>
                          <a:off x="0" y="0"/>
                          <a:ext cx="237960" cy="276120"/>
                        </a:xfrm>
                        <a:prstGeom prst="downArrow">
                          <a:avLst>
                            <a:gd name="adj1" fmla="val 50000"/>
                            <a:gd name="adj2" fmla="val 50000"/>
                          </a:avLst>
                        </a:prstGeom>
                        <a:solidFill>
                          <a:srgbClr val="666666"/>
                        </a:solidFill>
                        <a:ln w="9525">
                          <a:solidFill>
                            <a:srgbClr val="000000"/>
                          </a:solidFill>
                          <a:round/>
                        </a:ln>
                      </wps:spPr>
                      <wps:style>
                        <a:lnRef idx="0"/>
                        <a:fillRef idx="0"/>
                        <a:effectRef idx="0"/>
                        <a:fontRef idx="minor"/>
                      </wps:style>
                      <wps:txbx>
                        <w:txbxContent>
                          <w:p>
                            <w:pPr>
                              <w:pStyle w:val="FrameContents"/>
                              <w:spacing w:lineRule="exact" w:line="240" w:before="0" w:after="0"/>
                              <w:ind w:left="0" w:right="0" w:hanging="0"/>
                              <w:jc w:val="center"/>
                              <w:rPr/>
                            </w:pPr>
                            <w:r>
                              <w:rPr/>
                            </w:r>
                          </w:p>
                        </w:txbxContent>
                      </wps:txbx>
                      <wps:bodyPr tIns="182880" bIns="182880" anchor="ctr">
                        <a:noAutofit/>
                      </wps:bodyPr>
                    </wps:wsp>
                  </a:graphicData>
                </a:graphic>
              </wp:inline>
            </w:drawing>
          </mc:Choice>
          <mc:Fallback>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ID="Shape 2" path="l-2147483631,-2147483635l-2147483631,0l-2147483629,0l-2147483629,-2147483635l-2147483622,-2147483635l-2147483632,-2147483623xe" fillcolor="#666666" stroked="t" o:allowincell="f" style="position:absolute;margin-left:0pt;margin-top:-21.8pt;width:18.7pt;height:21.7pt;mso-wrap-style:none;v-text-anchor:middle;mso-position-vertical:top" type="_x0000_t67">
                <v:fill o:detectmouseclick="t" type="solid" color2="#999999"/>
                <v:stroke color="black" weight="9360" joinstyle="round" endcap="flat"/>
                <v:textbox>
                  <w:txbxContent>
                    <w:p>
                      <w:pPr>
                        <w:pStyle w:val="FrameContents"/>
                        <w:spacing w:lineRule="exact" w:line="240" w:before="0" w:after="0"/>
                        <w:ind w:left="0" w:right="0" w:hanging="0"/>
                        <w:jc w:val="center"/>
                        <w:rPr/>
                      </w:pPr>
                      <w:r>
                        <w:rPr/>
                      </w:r>
                    </w:p>
                  </w:txbxContent>
                </v:textbox>
                <w10:wrap type="square"/>
              </v:shape>
            </w:pict>
          </mc:Fallback>
        </mc:AlternateContent>
      </w:r>
    </w:p>
    <w:tbl>
      <w:tblPr>
        <w:tblStyle w:val="Table3"/>
        <w:tblW w:w="7920" w:type="dxa"/>
        <w:jc w:val="left"/>
        <w:tblInd w:w="-115" w:type="dxa"/>
        <w:tblLayout w:type="fixed"/>
        <w:tblCellMar>
          <w:top w:w="0" w:type="dxa"/>
          <w:left w:w="108" w:type="dxa"/>
          <w:bottom w:w="0" w:type="dxa"/>
          <w:right w:w="108" w:type="dxa"/>
        </w:tblCellMar>
        <w:tblLook w:val="0400"/>
      </w:tblPr>
      <w:tblGrid>
        <w:gridCol w:w="7920"/>
      </w:tblGrid>
      <w:tr>
        <w:trPr/>
        <w:tc>
          <w:tcPr>
            <w:tcW w:w="7920" w:type="dxa"/>
            <w:tcBorders>
              <w:top w:val="single" w:sz="4" w:space="0" w:color="000000"/>
              <w:left w:val="single" w:sz="4" w:space="0" w:color="000000"/>
              <w:bottom w:val="single" w:sz="4" w:space="0" w:color="000000"/>
              <w:right w:val="single" w:sz="4" w:space="0" w:color="000000"/>
            </w:tcBorders>
            <w:shd w:fill="EAF2F8" w:val="clear"/>
            <w:vAlign w:val="center"/>
          </w:tcPr>
          <w:p>
            <w:pPr>
              <w:pStyle w:val="Normal1"/>
              <w:widowControl w:val="false"/>
              <w:spacing w:lineRule="auto" w:line="276" w:before="0" w:after="40"/>
              <w:jc w:val="center"/>
              <w:rPr>
                <w:rFonts w:ascii="Arial" w:hAnsi="Arial" w:eastAsia="Arial" w:cs="Arial"/>
                <w:sz w:val="20"/>
                <w:szCs w:val="20"/>
              </w:rPr>
            </w:pPr>
            <w:r>
              <w:rPr>
                <w:rFonts w:eastAsia="Arial" w:cs="Arial" w:ascii="Arial" w:hAnsi="Arial"/>
                <w:b/>
                <w:bCs/>
                <w:sz w:val="20"/>
                <w:szCs w:val="20"/>
              </w:rPr>
              <w:t>Data Cleaning and Preparation</w:t>
            </w:r>
          </w:p>
          <w:p>
            <w:pPr>
              <w:pStyle w:val="Normal1"/>
              <w:widowControl w:val="false"/>
              <w:spacing w:lineRule="auto" w:line="276" w:before="0" w:after="40"/>
              <w:jc w:val="center"/>
              <w:rPr>
                <w:rFonts w:ascii="Arial" w:hAnsi="Arial" w:eastAsia="Arial" w:cs="Arial"/>
                <w:sz w:val="20"/>
                <w:szCs w:val="20"/>
              </w:rPr>
            </w:pPr>
            <w:r>
              <w:rPr>
                <w:rFonts w:eastAsia="Arial" w:cs="Arial" w:ascii="Arial" w:hAnsi="Arial"/>
                <w:sz w:val="20"/>
                <w:szCs w:val="20"/>
              </w:rPr>
              <w:t xml:space="preserve">(Python, Pandas) </w:t>
            </w:r>
          </w:p>
        </w:tc>
      </w:tr>
    </w:tbl>
    <w:p>
      <w:pPr>
        <w:pStyle w:val="Normal1"/>
        <w:spacing w:lineRule="auto" w:line="276" w:before="0" w:after="0"/>
        <w:rPr>
          <w:rFonts w:ascii="Arial" w:hAnsi="Arial" w:eastAsia="Arial" w:cs="Arial"/>
          <w:sz w:val="20"/>
          <w:szCs w:val="20"/>
        </w:rPr>
      </w:pPr>
      <w:r>
        <w:rPr>
          <w:rFonts w:eastAsia="Arial" w:cs="Arial" w:ascii="Arial" w:hAnsi="Arial"/>
          <w:b/>
          <w:bCs/>
          <w:sz w:val="20"/>
          <w:szCs w:val="20"/>
        </w:rPr>
        <w:t xml:space="preserve">                                                     </w:t>
      </w:r>
      <w:r>
        <w:rPr>
          <w:rFonts w:eastAsia="Arial" w:cs="Arial" w:ascii="Arial" w:hAnsi="Arial"/>
          <w:b/>
          <w:bCs/>
          <w:sz w:val="20"/>
          <w:szCs w:val="20"/>
        </w:rPr>
        <mc:AlternateContent>
          <mc:Choice Requires="wps">
            <w:drawing>
              <wp:inline distT="0" distB="0" distL="0" distR="0">
                <wp:extent cx="238125" cy="276225"/>
                <wp:effectExtent l="0" t="0" r="0" b="0"/>
                <wp:docPr id="11" name="Shape 2"/>
                <a:graphic xmlns:a="http://schemas.openxmlformats.org/drawingml/2006/main">
                  <a:graphicData uri="http://schemas.microsoft.com/office/word/2010/wordprocessingShape">
                    <wps:wsp>
                      <wps:cNvSpPr/>
                      <wps:spPr>
                        <a:xfrm>
                          <a:off x="0" y="0"/>
                          <a:ext cx="237960" cy="276120"/>
                        </a:xfrm>
                        <a:prstGeom prst="downArrow">
                          <a:avLst>
                            <a:gd name="adj1" fmla="val 50000"/>
                            <a:gd name="adj2" fmla="val 50000"/>
                          </a:avLst>
                        </a:prstGeom>
                        <a:solidFill>
                          <a:srgbClr val="666666"/>
                        </a:solidFill>
                        <a:ln w="9525">
                          <a:solidFill>
                            <a:srgbClr val="000000"/>
                          </a:solidFill>
                          <a:round/>
                        </a:ln>
                      </wps:spPr>
                      <wps:style>
                        <a:lnRef idx="0"/>
                        <a:fillRef idx="0"/>
                        <a:effectRef idx="0"/>
                        <a:fontRef idx="minor"/>
                      </wps:style>
                      <wps:txbx>
                        <w:txbxContent>
                          <w:p>
                            <w:pPr>
                              <w:pStyle w:val="FrameContents"/>
                              <w:spacing w:lineRule="exact" w:line="240" w:before="0" w:after="0"/>
                              <w:ind w:left="0" w:right="0" w:hanging="0"/>
                              <w:jc w:val="center"/>
                              <w:rPr/>
                            </w:pPr>
                            <w:r>
                              <w:rPr/>
                            </w:r>
                          </w:p>
                        </w:txbxContent>
                      </wps:txbx>
                      <wps:bodyPr tIns="182880" bIns="182880" anchor="ctr">
                        <a:noAutofit/>
                      </wps:bodyPr>
                    </wps:wsp>
                  </a:graphicData>
                </a:graphic>
              </wp:inline>
            </w:drawing>
          </mc:Choice>
          <mc:Fallback>
            <w:pict>
              <v:shape id="shape_0" ID="Shape 2" path="l-2147483631,-2147483635l-2147483631,0l-2147483629,0l-2147483629,-2147483635l-2147483622,-2147483635l-2147483632,-2147483623xe" fillcolor="#666666" stroked="t" o:allowincell="f" style="position:absolute;margin-left:0pt;margin-top:-21.8pt;width:18.7pt;height:21.7pt;mso-wrap-style:none;v-text-anchor:middle;mso-position-vertical:top" type="_x0000_t67">
                <v:fill o:detectmouseclick="t" type="solid" color2="#999999"/>
                <v:stroke color="black" weight="9360" joinstyle="round" endcap="flat"/>
                <v:textbox>
                  <w:txbxContent>
                    <w:p>
                      <w:pPr>
                        <w:pStyle w:val="FrameContents"/>
                        <w:spacing w:lineRule="exact" w:line="240" w:before="0" w:after="0"/>
                        <w:ind w:left="0" w:right="0" w:hanging="0"/>
                        <w:jc w:val="center"/>
                        <w:rPr/>
                      </w:pPr>
                      <w:r>
                        <w:rPr/>
                      </w:r>
                    </w:p>
                  </w:txbxContent>
                </v:textbox>
                <w10:wrap type="square"/>
              </v:shape>
            </w:pict>
          </mc:Fallback>
        </mc:AlternateContent>
      </w:r>
    </w:p>
    <w:tbl>
      <w:tblPr>
        <w:tblStyle w:val="Table4"/>
        <w:tblW w:w="7920" w:type="dxa"/>
        <w:jc w:val="left"/>
        <w:tblInd w:w="-115" w:type="dxa"/>
        <w:tblLayout w:type="fixed"/>
        <w:tblCellMar>
          <w:top w:w="0" w:type="dxa"/>
          <w:left w:w="108" w:type="dxa"/>
          <w:bottom w:w="0" w:type="dxa"/>
          <w:right w:w="108" w:type="dxa"/>
        </w:tblCellMar>
        <w:tblLook w:val="0400"/>
      </w:tblPr>
      <w:tblGrid>
        <w:gridCol w:w="7920"/>
      </w:tblGrid>
      <w:tr>
        <w:trPr/>
        <w:tc>
          <w:tcPr>
            <w:tcW w:w="7920" w:type="dxa"/>
            <w:tcBorders>
              <w:top w:val="single" w:sz="4" w:space="0" w:color="000000"/>
              <w:left w:val="single" w:sz="4" w:space="0" w:color="000000"/>
              <w:bottom w:val="single" w:sz="4" w:space="0" w:color="000000"/>
              <w:right w:val="single" w:sz="4" w:space="0" w:color="000000"/>
            </w:tcBorders>
            <w:shd w:fill="EAF2F8" w:val="clear"/>
            <w:vAlign w:val="center"/>
          </w:tcPr>
          <w:p>
            <w:pPr>
              <w:pStyle w:val="Normal1"/>
              <w:widowControl w:val="false"/>
              <w:spacing w:lineRule="auto" w:line="276" w:before="0" w:after="40"/>
              <w:jc w:val="center"/>
              <w:rPr>
                <w:rFonts w:ascii="Arial" w:hAnsi="Arial" w:eastAsia="Arial" w:cs="Arial"/>
                <w:sz w:val="20"/>
                <w:szCs w:val="20"/>
              </w:rPr>
            </w:pPr>
            <w:r>
              <w:rPr>
                <w:rFonts w:eastAsia="Arial" w:cs="Arial" w:ascii="Arial" w:hAnsi="Arial"/>
                <w:b/>
                <w:bCs/>
                <w:sz w:val="20"/>
                <w:szCs w:val="20"/>
              </w:rPr>
              <w:t>Exploratory Data Analysis (EDA)</w:t>
            </w:r>
          </w:p>
          <w:p>
            <w:pPr>
              <w:pStyle w:val="Normal1"/>
              <w:widowControl w:val="false"/>
              <w:spacing w:lineRule="auto" w:line="276" w:before="0" w:after="40"/>
              <w:jc w:val="center"/>
              <w:rPr>
                <w:rFonts w:ascii="Arial" w:hAnsi="Arial" w:eastAsia="Arial" w:cs="Arial"/>
                <w:sz w:val="20"/>
                <w:szCs w:val="20"/>
              </w:rPr>
            </w:pPr>
            <w:r>
              <w:rPr>
                <w:rFonts w:eastAsia="Arial" w:cs="Arial" w:ascii="Arial" w:hAnsi="Arial"/>
                <w:sz w:val="20"/>
                <w:szCs w:val="20"/>
              </w:rPr>
              <w:t xml:space="preserve">(Charts, Summary statistics) </w:t>
            </w:r>
          </w:p>
        </w:tc>
      </w:tr>
    </w:tbl>
    <w:p>
      <w:pPr>
        <w:pStyle w:val="Normal1"/>
        <w:spacing w:lineRule="auto" w:line="276" w:before="0" w:after="0"/>
        <w:rPr>
          <w:rFonts w:ascii="Arial" w:hAnsi="Arial" w:eastAsia="Arial" w:cs="Arial"/>
          <w:sz w:val="20"/>
          <w:szCs w:val="20"/>
        </w:rPr>
      </w:pPr>
      <w:r>
        <w:rPr>
          <w:rFonts w:eastAsia="Arial" w:cs="Arial" w:ascii="Arial" w:hAnsi="Arial"/>
          <w:b/>
          <w:bCs/>
          <w:sz w:val="20"/>
          <w:szCs w:val="20"/>
        </w:rPr>
        <w:t xml:space="preserve">                                                     </w:t>
      </w:r>
      <w:r>
        <w:rPr>
          <w:rFonts w:eastAsia="Arial" w:cs="Arial" w:ascii="Arial" w:hAnsi="Arial"/>
          <w:b/>
          <w:bCs/>
          <w:sz w:val="20"/>
          <w:szCs w:val="20"/>
        </w:rPr>
        <mc:AlternateContent>
          <mc:Choice Requires="wps">
            <w:drawing>
              <wp:inline distT="0" distB="0" distL="0" distR="0">
                <wp:extent cx="238125" cy="276225"/>
                <wp:effectExtent l="0" t="0" r="0" b="0"/>
                <wp:docPr id="13" name="Shape 2"/>
                <a:graphic xmlns:a="http://schemas.openxmlformats.org/drawingml/2006/main">
                  <a:graphicData uri="http://schemas.microsoft.com/office/word/2010/wordprocessingShape">
                    <wps:wsp>
                      <wps:cNvSpPr/>
                      <wps:spPr>
                        <a:xfrm>
                          <a:off x="0" y="0"/>
                          <a:ext cx="237960" cy="276120"/>
                        </a:xfrm>
                        <a:prstGeom prst="downArrow">
                          <a:avLst>
                            <a:gd name="adj1" fmla="val 50000"/>
                            <a:gd name="adj2" fmla="val 50000"/>
                          </a:avLst>
                        </a:prstGeom>
                        <a:solidFill>
                          <a:srgbClr val="666666"/>
                        </a:solidFill>
                        <a:ln w="9525">
                          <a:solidFill>
                            <a:srgbClr val="000000"/>
                          </a:solidFill>
                          <a:round/>
                        </a:ln>
                      </wps:spPr>
                      <wps:style>
                        <a:lnRef idx="0"/>
                        <a:fillRef idx="0"/>
                        <a:effectRef idx="0"/>
                        <a:fontRef idx="minor"/>
                      </wps:style>
                      <wps:txbx>
                        <w:txbxContent>
                          <w:p>
                            <w:pPr>
                              <w:pStyle w:val="FrameContents"/>
                              <w:spacing w:lineRule="exact" w:line="240" w:before="0" w:after="0"/>
                              <w:ind w:left="0" w:right="0" w:hanging="0"/>
                              <w:jc w:val="center"/>
                              <w:rPr/>
                            </w:pPr>
                            <w:r>
                              <w:rPr/>
                            </w:r>
                          </w:p>
                        </w:txbxContent>
                      </wps:txbx>
                      <wps:bodyPr tIns="182880" bIns="182880" anchor="ctr">
                        <a:noAutofit/>
                      </wps:bodyPr>
                    </wps:wsp>
                  </a:graphicData>
                </a:graphic>
              </wp:inline>
            </w:drawing>
          </mc:Choice>
          <mc:Fallback>
            <w:pict>
              <v:shape id="shape_0" ID="Shape 2" path="l-2147483631,-2147483635l-2147483631,0l-2147483629,0l-2147483629,-2147483635l-2147483622,-2147483635l-2147483632,-2147483623xe" fillcolor="#666666" stroked="t" o:allowincell="f" style="position:absolute;margin-left:0pt;margin-top:-21.8pt;width:18.7pt;height:21.7pt;mso-wrap-style:none;v-text-anchor:middle;mso-position-vertical:top" type="_x0000_t67">
                <v:fill o:detectmouseclick="t" type="solid" color2="#999999"/>
                <v:stroke color="black" weight="9360" joinstyle="round" endcap="flat"/>
                <v:textbox>
                  <w:txbxContent>
                    <w:p>
                      <w:pPr>
                        <w:pStyle w:val="FrameContents"/>
                        <w:spacing w:lineRule="exact" w:line="240" w:before="0" w:after="0"/>
                        <w:ind w:left="0" w:right="0" w:hanging="0"/>
                        <w:jc w:val="center"/>
                        <w:rPr/>
                      </w:pPr>
                      <w:r>
                        <w:rPr/>
                      </w:r>
                    </w:p>
                  </w:txbxContent>
                </v:textbox>
                <w10:wrap type="square"/>
              </v:shape>
            </w:pict>
          </mc:Fallback>
        </mc:AlternateContent>
      </w:r>
    </w:p>
    <w:tbl>
      <w:tblPr>
        <w:tblStyle w:val="Table5"/>
        <w:tblW w:w="7920" w:type="dxa"/>
        <w:jc w:val="left"/>
        <w:tblInd w:w="-115" w:type="dxa"/>
        <w:tblLayout w:type="fixed"/>
        <w:tblCellMar>
          <w:top w:w="0" w:type="dxa"/>
          <w:left w:w="108" w:type="dxa"/>
          <w:bottom w:w="0" w:type="dxa"/>
          <w:right w:w="108" w:type="dxa"/>
        </w:tblCellMar>
        <w:tblLook w:val="0400"/>
      </w:tblPr>
      <w:tblGrid>
        <w:gridCol w:w="7920"/>
      </w:tblGrid>
      <w:tr>
        <w:trPr/>
        <w:tc>
          <w:tcPr>
            <w:tcW w:w="7920" w:type="dxa"/>
            <w:tcBorders>
              <w:top w:val="single" w:sz="4" w:space="0" w:color="000000"/>
              <w:left w:val="single" w:sz="4" w:space="0" w:color="000000"/>
              <w:bottom w:val="single" w:sz="4" w:space="0" w:color="000000"/>
              <w:right w:val="single" w:sz="4" w:space="0" w:color="000000"/>
            </w:tcBorders>
            <w:shd w:fill="EAF2F8" w:val="clear"/>
            <w:vAlign w:val="center"/>
          </w:tcPr>
          <w:p>
            <w:pPr>
              <w:pStyle w:val="Normal1"/>
              <w:widowControl w:val="false"/>
              <w:spacing w:lineRule="auto" w:line="276" w:before="0" w:after="40"/>
              <w:jc w:val="center"/>
              <w:rPr>
                <w:rFonts w:ascii="Arial" w:hAnsi="Arial" w:eastAsia="Arial" w:cs="Arial"/>
                <w:sz w:val="20"/>
                <w:szCs w:val="20"/>
              </w:rPr>
            </w:pPr>
            <w:r>
              <w:rPr>
                <w:rFonts w:eastAsia="Arial" w:cs="Arial" w:ascii="Arial" w:hAnsi="Arial"/>
                <w:b/>
                <w:bCs/>
                <w:sz w:val="20"/>
                <w:szCs w:val="20"/>
              </w:rPr>
              <w:t>Training and Testing Split</w:t>
            </w:r>
          </w:p>
        </w:tc>
      </w:tr>
    </w:tbl>
    <w:p>
      <w:pPr>
        <w:pStyle w:val="Normal1"/>
        <w:spacing w:lineRule="auto" w:line="276" w:before="0" w:after="0"/>
        <w:rPr>
          <w:rFonts w:ascii="Arial" w:hAnsi="Arial" w:eastAsia="Arial" w:cs="Arial"/>
          <w:sz w:val="20"/>
          <w:szCs w:val="20"/>
        </w:rPr>
      </w:pPr>
      <w:r>
        <w:rPr>
          <w:rFonts w:eastAsia="Arial" w:cs="Arial" w:ascii="Arial" w:hAnsi="Arial"/>
          <w:b/>
          <w:bCs/>
          <w:sz w:val="20"/>
          <w:szCs w:val="20"/>
        </w:rPr>
        <w:t xml:space="preserve">                                                     </w:t>
      </w:r>
      <w:r>
        <w:rPr>
          <w:rFonts w:eastAsia="Arial" w:cs="Arial" w:ascii="Arial" w:hAnsi="Arial"/>
          <w:b/>
          <w:bCs/>
          <w:sz w:val="20"/>
          <w:szCs w:val="20"/>
        </w:rPr>
        <mc:AlternateContent>
          <mc:Choice Requires="wps">
            <w:drawing>
              <wp:inline distT="0" distB="0" distL="0" distR="0">
                <wp:extent cx="238125" cy="276225"/>
                <wp:effectExtent l="0" t="0" r="0" b="0"/>
                <wp:docPr id="15" name="Shape 2"/>
                <a:graphic xmlns:a="http://schemas.openxmlformats.org/drawingml/2006/main">
                  <a:graphicData uri="http://schemas.microsoft.com/office/word/2010/wordprocessingShape">
                    <wps:wsp>
                      <wps:cNvSpPr/>
                      <wps:spPr>
                        <a:xfrm>
                          <a:off x="0" y="0"/>
                          <a:ext cx="237960" cy="276120"/>
                        </a:xfrm>
                        <a:prstGeom prst="downArrow">
                          <a:avLst>
                            <a:gd name="adj1" fmla="val 50000"/>
                            <a:gd name="adj2" fmla="val 50000"/>
                          </a:avLst>
                        </a:prstGeom>
                        <a:solidFill>
                          <a:srgbClr val="666666"/>
                        </a:solidFill>
                        <a:ln w="9525">
                          <a:solidFill>
                            <a:srgbClr val="000000"/>
                          </a:solidFill>
                          <a:round/>
                        </a:ln>
                      </wps:spPr>
                      <wps:style>
                        <a:lnRef idx="0"/>
                        <a:fillRef idx="0"/>
                        <a:effectRef idx="0"/>
                        <a:fontRef idx="minor"/>
                      </wps:style>
                      <wps:txbx>
                        <w:txbxContent>
                          <w:p>
                            <w:pPr>
                              <w:pStyle w:val="FrameContents"/>
                              <w:spacing w:lineRule="exact" w:line="240" w:before="0" w:after="0"/>
                              <w:ind w:left="0" w:right="0" w:hanging="0"/>
                              <w:jc w:val="center"/>
                              <w:rPr/>
                            </w:pPr>
                            <w:r>
                              <w:rPr/>
                            </w:r>
                          </w:p>
                        </w:txbxContent>
                      </wps:txbx>
                      <wps:bodyPr tIns="182880" bIns="182880" anchor="ctr">
                        <a:noAutofit/>
                      </wps:bodyPr>
                    </wps:wsp>
                  </a:graphicData>
                </a:graphic>
              </wp:inline>
            </w:drawing>
          </mc:Choice>
          <mc:Fallback>
            <w:pict>
              <v:shape id="shape_0" ID="Shape 2" path="l-2147483631,-2147483635l-2147483631,0l-2147483629,0l-2147483629,-2147483635l-2147483622,-2147483635l-2147483632,-2147483623xe" fillcolor="#666666" stroked="t" o:allowincell="f" style="position:absolute;margin-left:0pt;margin-top:-21.8pt;width:18.7pt;height:21.7pt;mso-wrap-style:none;v-text-anchor:middle;mso-position-vertical:top" type="_x0000_t67">
                <v:fill o:detectmouseclick="t" type="solid" color2="#999999"/>
                <v:stroke color="black" weight="9360" joinstyle="round" endcap="flat"/>
                <v:textbox>
                  <w:txbxContent>
                    <w:p>
                      <w:pPr>
                        <w:pStyle w:val="FrameContents"/>
                        <w:spacing w:lineRule="exact" w:line="240" w:before="0" w:after="0"/>
                        <w:ind w:left="0" w:right="0" w:hanging="0"/>
                        <w:jc w:val="center"/>
                        <w:rPr/>
                      </w:pPr>
                      <w:r>
                        <w:rPr/>
                      </w:r>
                    </w:p>
                  </w:txbxContent>
                </v:textbox>
                <w10:wrap type="square"/>
              </v:shape>
            </w:pict>
          </mc:Fallback>
        </mc:AlternateContent>
      </w:r>
    </w:p>
    <w:p>
      <w:pPr>
        <w:pStyle w:val="Normal1"/>
        <w:spacing w:lineRule="auto" w:line="276" w:before="0" w:after="60"/>
        <w:jc w:val="left"/>
        <w:rPr>
          <w:rFonts w:ascii="Arial" w:hAnsi="Arial" w:eastAsia="Arial" w:cs="Arial"/>
          <w:sz w:val="20"/>
          <w:szCs w:val="20"/>
        </w:rPr>
      </w:pPr>
      <w:r>
        <w:rPr>
          <w:rFonts w:eastAsia="Arial" w:cs="Arial" w:ascii="Arial" w:hAnsi="Arial"/>
          <w:b/>
          <w:bCs/>
          <w:sz w:val="20"/>
          <w:szCs w:val="20"/>
        </w:rPr>
        <w:t xml:space="preserve">                                 </w:t>
      </w:r>
      <w:r>
        <w:rPr>
          <w:rFonts w:eastAsia="Arial" w:cs="Arial" w:ascii="Arial" w:hAnsi="Arial"/>
          <w:b/>
          <w:bCs/>
          <w:sz w:val="20"/>
          <w:szCs w:val="20"/>
        </w:rPr>
        <w:t>Machine Learning Models</w:t>
      </w:r>
    </w:p>
    <w:tbl>
      <w:tblPr>
        <w:tblStyle w:val="Table6"/>
        <w:tblW w:w="7935" w:type="dxa"/>
        <w:jc w:val="left"/>
        <w:tblInd w:w="-115" w:type="dxa"/>
        <w:tblLayout w:type="fixed"/>
        <w:tblCellMar>
          <w:top w:w="0" w:type="dxa"/>
          <w:left w:w="108" w:type="dxa"/>
          <w:bottom w:w="0" w:type="dxa"/>
          <w:right w:w="108" w:type="dxa"/>
        </w:tblCellMar>
        <w:tblLook w:val="0400"/>
      </w:tblPr>
      <w:tblGrid>
        <w:gridCol w:w="2594"/>
        <w:gridCol w:w="2596"/>
        <w:gridCol w:w="2745"/>
      </w:tblGrid>
      <w:tr>
        <w:trPr/>
        <w:tc>
          <w:tcPr>
            <w:tcW w:w="2594" w:type="dxa"/>
            <w:tcBorders>
              <w:top w:val="single" w:sz="4" w:space="0" w:color="000000"/>
              <w:left w:val="single" w:sz="4" w:space="0" w:color="000000"/>
              <w:bottom w:val="single" w:sz="4" w:space="0" w:color="000000"/>
              <w:right w:val="single" w:sz="4" w:space="0" w:color="000000"/>
            </w:tcBorders>
            <w:shd w:fill="DDEBF7" w:val="clear"/>
            <w:vAlign w:val="center"/>
          </w:tcPr>
          <w:p>
            <w:pPr>
              <w:pStyle w:val="Normal1"/>
              <w:widowControl w:val="false"/>
              <w:spacing w:lineRule="auto" w:line="276" w:before="0" w:after="40"/>
              <w:jc w:val="center"/>
              <w:rPr>
                <w:rFonts w:ascii="Arial" w:hAnsi="Arial" w:eastAsia="Arial" w:cs="Arial"/>
                <w:sz w:val="20"/>
                <w:szCs w:val="20"/>
              </w:rPr>
            </w:pPr>
            <w:r>
              <w:rPr>
                <w:rFonts w:eastAsia="Arial" w:cs="Arial" w:ascii="Arial" w:hAnsi="Arial"/>
                <w:b/>
                <w:bCs/>
                <w:sz w:val="20"/>
                <w:szCs w:val="20"/>
              </w:rPr>
              <w:t>Logistic Regression</w:t>
            </w:r>
          </w:p>
          <w:p>
            <w:pPr>
              <w:pStyle w:val="Normal1"/>
              <w:widowControl w:val="false"/>
              <w:spacing w:lineRule="auto" w:line="276" w:before="0" w:after="40"/>
              <w:jc w:val="center"/>
              <w:rPr>
                <w:rFonts w:ascii="Arial" w:hAnsi="Arial" w:eastAsia="Arial" w:cs="Arial"/>
                <w:sz w:val="20"/>
                <w:szCs w:val="20"/>
              </w:rPr>
            </w:pPr>
            <w:r>
              <w:rPr>
                <w:rFonts w:eastAsia="Arial" w:cs="Arial" w:ascii="Arial" w:hAnsi="Arial"/>
                <w:sz w:val="20"/>
                <w:szCs w:val="20"/>
              </w:rPr>
              <w:t>Baseline classification model</w:t>
            </w:r>
          </w:p>
        </w:tc>
        <w:tc>
          <w:tcPr>
            <w:tcW w:w="2596" w:type="dxa"/>
            <w:tcBorders>
              <w:top w:val="single" w:sz="4" w:space="0" w:color="000000"/>
              <w:left w:val="single" w:sz="4" w:space="0" w:color="000000"/>
              <w:bottom w:val="single" w:sz="4" w:space="0" w:color="000000"/>
              <w:right w:val="single" w:sz="4" w:space="0" w:color="000000"/>
            </w:tcBorders>
            <w:shd w:fill="DDEBF7" w:val="clear"/>
            <w:vAlign w:val="center"/>
          </w:tcPr>
          <w:p>
            <w:pPr>
              <w:pStyle w:val="Normal1"/>
              <w:widowControl w:val="false"/>
              <w:spacing w:lineRule="auto" w:line="276" w:before="0" w:after="40"/>
              <w:jc w:val="center"/>
              <w:rPr>
                <w:rFonts w:ascii="Arial" w:hAnsi="Arial" w:eastAsia="Arial" w:cs="Arial"/>
                <w:sz w:val="20"/>
                <w:szCs w:val="20"/>
              </w:rPr>
            </w:pPr>
            <w:r>
              <w:rPr>
                <w:rFonts w:eastAsia="Arial" w:cs="Arial" w:ascii="Arial" w:hAnsi="Arial"/>
                <w:b/>
                <w:bCs/>
                <w:sz w:val="20"/>
                <w:szCs w:val="20"/>
              </w:rPr>
              <w:t>Decision Tree</w:t>
            </w:r>
          </w:p>
          <w:p>
            <w:pPr>
              <w:pStyle w:val="Normal1"/>
              <w:widowControl w:val="false"/>
              <w:spacing w:lineRule="auto" w:line="276" w:before="0" w:after="40"/>
              <w:jc w:val="center"/>
              <w:rPr>
                <w:rFonts w:ascii="Arial" w:hAnsi="Arial" w:eastAsia="Arial" w:cs="Arial"/>
                <w:sz w:val="20"/>
                <w:szCs w:val="20"/>
              </w:rPr>
            </w:pPr>
            <w:r>
              <w:rPr>
                <w:rFonts w:eastAsia="Arial" w:cs="Arial" w:ascii="Arial" w:hAnsi="Arial"/>
                <w:sz w:val="20"/>
                <w:szCs w:val="20"/>
              </w:rPr>
              <w:t>Rule based model</w:t>
            </w:r>
          </w:p>
        </w:tc>
        <w:tc>
          <w:tcPr>
            <w:tcW w:w="2745" w:type="dxa"/>
            <w:tcBorders>
              <w:top w:val="single" w:sz="4" w:space="0" w:color="000000"/>
              <w:left w:val="single" w:sz="4" w:space="0" w:color="000000"/>
              <w:bottom w:val="single" w:sz="4" w:space="0" w:color="000000"/>
              <w:right w:val="single" w:sz="4" w:space="0" w:color="000000"/>
            </w:tcBorders>
            <w:shd w:fill="DDEBF7" w:val="clear"/>
            <w:vAlign w:val="center"/>
          </w:tcPr>
          <w:p>
            <w:pPr>
              <w:pStyle w:val="Normal1"/>
              <w:widowControl w:val="false"/>
              <w:spacing w:lineRule="auto" w:line="276" w:before="0" w:after="40"/>
              <w:ind w:right="-46" w:hanging="0"/>
              <w:jc w:val="center"/>
              <w:rPr>
                <w:rFonts w:ascii="Arial" w:hAnsi="Arial" w:eastAsia="Arial" w:cs="Arial"/>
                <w:sz w:val="20"/>
                <w:szCs w:val="20"/>
              </w:rPr>
            </w:pPr>
            <w:r>
              <w:rPr>
                <w:rFonts w:eastAsia="Arial" w:cs="Arial" w:ascii="Arial" w:hAnsi="Arial"/>
                <w:b/>
                <w:bCs/>
                <w:sz w:val="20"/>
                <w:szCs w:val="20"/>
              </w:rPr>
              <w:t>Random Forest</w:t>
            </w:r>
          </w:p>
          <w:p>
            <w:pPr>
              <w:pStyle w:val="Normal1"/>
              <w:widowControl w:val="false"/>
              <w:spacing w:lineRule="auto" w:line="276" w:before="0" w:after="40"/>
              <w:jc w:val="center"/>
              <w:rPr>
                <w:rFonts w:ascii="Arial" w:hAnsi="Arial" w:eastAsia="Arial" w:cs="Arial"/>
                <w:sz w:val="20"/>
                <w:szCs w:val="20"/>
              </w:rPr>
            </w:pPr>
            <w:r>
              <w:rPr>
                <w:rFonts w:eastAsia="Arial" w:cs="Arial" w:ascii="Arial" w:hAnsi="Arial"/>
                <w:sz w:val="20"/>
                <w:szCs w:val="20"/>
              </w:rPr>
              <w:t>Ensemble of decision trees</w:t>
            </w:r>
          </w:p>
        </w:tc>
      </w:tr>
    </w:tbl>
    <w:p>
      <w:pPr>
        <w:pStyle w:val="Normal1"/>
        <w:spacing w:lineRule="auto" w:line="276" w:before="0" w:after="0"/>
        <w:rPr>
          <w:rFonts w:ascii="Arial" w:hAnsi="Arial" w:eastAsia="Arial" w:cs="Arial"/>
          <w:sz w:val="20"/>
          <w:szCs w:val="20"/>
        </w:rPr>
      </w:pPr>
      <w:r>
        <w:rPr>
          <w:rFonts w:eastAsia="Arial" w:cs="Arial" w:ascii="Arial" w:hAnsi="Arial"/>
          <w:b/>
          <w:bCs/>
          <w:sz w:val="20"/>
          <w:szCs w:val="20"/>
        </w:rPr>
        <w:t xml:space="preserve">                                                      </w:t>
      </w:r>
      <w:r>
        <w:rPr>
          <w:rFonts w:eastAsia="Arial" w:cs="Arial" w:ascii="Arial" w:hAnsi="Arial"/>
          <w:b/>
          <w:bCs/>
          <w:sz w:val="20"/>
          <w:szCs w:val="20"/>
        </w:rPr>
        <mc:AlternateContent>
          <mc:Choice Requires="wps">
            <w:drawing>
              <wp:inline distT="0" distB="0" distL="0" distR="0">
                <wp:extent cx="238125" cy="276225"/>
                <wp:effectExtent l="0" t="0" r="0" b="0"/>
                <wp:docPr id="17" name="Shape 2"/>
                <a:graphic xmlns:a="http://schemas.openxmlformats.org/drawingml/2006/main">
                  <a:graphicData uri="http://schemas.microsoft.com/office/word/2010/wordprocessingShape">
                    <wps:wsp>
                      <wps:cNvSpPr/>
                      <wps:spPr>
                        <a:xfrm>
                          <a:off x="0" y="0"/>
                          <a:ext cx="237960" cy="276120"/>
                        </a:xfrm>
                        <a:prstGeom prst="downArrow">
                          <a:avLst>
                            <a:gd name="adj1" fmla="val 50000"/>
                            <a:gd name="adj2" fmla="val 50000"/>
                          </a:avLst>
                        </a:prstGeom>
                        <a:solidFill>
                          <a:srgbClr val="666666"/>
                        </a:solidFill>
                        <a:ln w="9525">
                          <a:solidFill>
                            <a:srgbClr val="000000"/>
                          </a:solidFill>
                          <a:round/>
                        </a:ln>
                      </wps:spPr>
                      <wps:style>
                        <a:lnRef idx="0"/>
                        <a:fillRef idx="0"/>
                        <a:effectRef idx="0"/>
                        <a:fontRef idx="minor"/>
                      </wps:style>
                      <wps:txbx>
                        <w:txbxContent>
                          <w:p>
                            <w:pPr>
                              <w:pStyle w:val="FrameContents"/>
                              <w:spacing w:lineRule="exact" w:line="240" w:before="0" w:after="0"/>
                              <w:ind w:left="0" w:right="0" w:hanging="0"/>
                              <w:jc w:val="center"/>
                              <w:rPr/>
                            </w:pPr>
                            <w:r>
                              <w:rPr/>
                            </w:r>
                          </w:p>
                        </w:txbxContent>
                      </wps:txbx>
                      <wps:bodyPr tIns="182880" bIns="182880" anchor="ctr">
                        <a:noAutofit/>
                      </wps:bodyPr>
                    </wps:wsp>
                  </a:graphicData>
                </a:graphic>
              </wp:inline>
            </w:drawing>
          </mc:Choice>
          <mc:Fallback>
            <w:pict>
              <v:shape id="shape_0" ID="Shape 2" path="l-2147483631,-2147483635l-2147483631,0l-2147483629,0l-2147483629,-2147483635l-2147483622,-2147483635l-2147483632,-2147483623xe" fillcolor="#666666" stroked="t" o:allowincell="f" style="position:absolute;margin-left:0pt;margin-top:-21.8pt;width:18.7pt;height:21.7pt;mso-wrap-style:none;v-text-anchor:middle;mso-position-vertical:top" type="_x0000_t67">
                <v:fill o:detectmouseclick="t" type="solid" color2="#999999"/>
                <v:stroke color="black" weight="9360" joinstyle="round" endcap="flat"/>
                <v:textbox>
                  <w:txbxContent>
                    <w:p>
                      <w:pPr>
                        <w:pStyle w:val="FrameContents"/>
                        <w:spacing w:lineRule="exact" w:line="240" w:before="0" w:after="0"/>
                        <w:ind w:left="0" w:right="0" w:hanging="0"/>
                        <w:jc w:val="center"/>
                        <w:rPr/>
                      </w:pPr>
                      <w:r>
                        <w:rPr/>
                      </w:r>
                    </w:p>
                  </w:txbxContent>
                </v:textbox>
                <w10:wrap type="square"/>
              </v:shape>
            </w:pict>
          </mc:Fallback>
        </mc:AlternateContent>
      </w:r>
    </w:p>
    <w:tbl>
      <w:tblPr>
        <w:tblStyle w:val="Table7"/>
        <w:tblW w:w="7920" w:type="dxa"/>
        <w:jc w:val="left"/>
        <w:tblInd w:w="-115" w:type="dxa"/>
        <w:tblLayout w:type="fixed"/>
        <w:tblCellMar>
          <w:top w:w="0" w:type="dxa"/>
          <w:left w:w="108" w:type="dxa"/>
          <w:bottom w:w="0" w:type="dxa"/>
          <w:right w:w="108" w:type="dxa"/>
        </w:tblCellMar>
        <w:tblLook w:val="0400"/>
      </w:tblPr>
      <w:tblGrid>
        <w:gridCol w:w="7920"/>
      </w:tblGrid>
      <w:tr>
        <w:trPr/>
        <w:tc>
          <w:tcPr>
            <w:tcW w:w="7920" w:type="dxa"/>
            <w:tcBorders>
              <w:top w:val="single" w:sz="4" w:space="0" w:color="000000"/>
              <w:left w:val="single" w:sz="4" w:space="0" w:color="000000"/>
              <w:bottom w:val="single" w:sz="4" w:space="0" w:color="000000"/>
              <w:right w:val="single" w:sz="4" w:space="0" w:color="000000"/>
            </w:tcBorders>
            <w:shd w:fill="EAF2F8" w:val="clear"/>
            <w:vAlign w:val="center"/>
          </w:tcPr>
          <w:p>
            <w:pPr>
              <w:pStyle w:val="Normal1"/>
              <w:widowControl w:val="false"/>
              <w:spacing w:lineRule="auto" w:line="276" w:before="0" w:after="40"/>
              <w:jc w:val="center"/>
              <w:rPr>
                <w:rFonts w:ascii="Arial" w:hAnsi="Arial" w:eastAsia="Arial" w:cs="Arial"/>
                <w:sz w:val="20"/>
                <w:szCs w:val="20"/>
              </w:rPr>
            </w:pPr>
            <w:r>
              <w:rPr>
                <w:rFonts w:eastAsia="Arial" w:cs="Arial" w:ascii="Arial" w:hAnsi="Arial"/>
                <w:b/>
                <w:bCs/>
                <w:sz w:val="20"/>
                <w:szCs w:val="20"/>
              </w:rPr>
              <w:t>Model Evaluation</w:t>
            </w:r>
          </w:p>
          <w:p>
            <w:pPr>
              <w:pStyle w:val="Normal1"/>
              <w:widowControl w:val="false"/>
              <w:spacing w:lineRule="auto" w:line="276" w:before="0" w:after="40"/>
              <w:jc w:val="center"/>
              <w:rPr>
                <w:rFonts w:ascii="Arial" w:hAnsi="Arial" w:eastAsia="Arial" w:cs="Arial"/>
                <w:sz w:val="20"/>
                <w:szCs w:val="20"/>
              </w:rPr>
            </w:pPr>
            <w:r>
              <w:rPr>
                <w:rFonts w:eastAsia="Arial" w:cs="Arial" w:ascii="Arial" w:hAnsi="Arial"/>
                <w:sz w:val="20"/>
                <w:szCs w:val="20"/>
              </w:rPr>
              <w:t xml:space="preserve">(Compare Recall, F1 score, ROC-AUC) </w:t>
            </w:r>
          </w:p>
        </w:tc>
      </w:tr>
    </w:tbl>
    <w:p>
      <w:pPr>
        <w:pStyle w:val="Normal1"/>
        <w:spacing w:lineRule="auto" w:line="276" w:before="0" w:after="0"/>
        <w:rPr>
          <w:rFonts w:ascii="Arial" w:hAnsi="Arial" w:eastAsia="Arial" w:cs="Arial"/>
          <w:sz w:val="20"/>
          <w:szCs w:val="20"/>
        </w:rPr>
      </w:pPr>
      <w:r>
        <w:rPr>
          <w:rFonts w:eastAsia="Arial" w:cs="Arial" w:ascii="Arial" w:hAnsi="Arial"/>
          <w:b/>
          <w:bCs/>
          <w:sz w:val="20"/>
          <w:szCs w:val="20"/>
        </w:rPr>
        <w:t xml:space="preserve">                                                     </w:t>
      </w:r>
      <w:r>
        <w:rPr>
          <w:rFonts w:eastAsia="Arial" w:cs="Arial" w:ascii="Arial" w:hAnsi="Arial"/>
          <w:b/>
          <w:bCs/>
          <w:sz w:val="20"/>
          <w:szCs w:val="20"/>
        </w:rPr>
        <mc:AlternateContent>
          <mc:Choice Requires="wps">
            <w:drawing>
              <wp:inline distT="0" distB="0" distL="0" distR="0">
                <wp:extent cx="238125" cy="276225"/>
                <wp:effectExtent l="0" t="0" r="0" b="0"/>
                <wp:docPr id="19" name="Shape 2"/>
                <a:graphic xmlns:a="http://schemas.openxmlformats.org/drawingml/2006/main">
                  <a:graphicData uri="http://schemas.microsoft.com/office/word/2010/wordprocessingShape">
                    <wps:wsp>
                      <wps:cNvSpPr/>
                      <wps:spPr>
                        <a:xfrm>
                          <a:off x="0" y="0"/>
                          <a:ext cx="237960" cy="276120"/>
                        </a:xfrm>
                        <a:prstGeom prst="downArrow">
                          <a:avLst>
                            <a:gd name="adj1" fmla="val 50000"/>
                            <a:gd name="adj2" fmla="val 50000"/>
                          </a:avLst>
                        </a:prstGeom>
                        <a:solidFill>
                          <a:srgbClr val="666666"/>
                        </a:solidFill>
                        <a:ln w="9525">
                          <a:solidFill>
                            <a:srgbClr val="000000"/>
                          </a:solidFill>
                          <a:round/>
                        </a:ln>
                      </wps:spPr>
                      <wps:style>
                        <a:lnRef idx="0"/>
                        <a:fillRef idx="0"/>
                        <a:effectRef idx="0"/>
                        <a:fontRef idx="minor"/>
                      </wps:style>
                      <wps:txbx>
                        <w:txbxContent>
                          <w:p>
                            <w:pPr>
                              <w:pStyle w:val="FrameContents"/>
                              <w:spacing w:lineRule="exact" w:line="240" w:before="0" w:after="0"/>
                              <w:ind w:left="0" w:right="0" w:hanging="0"/>
                              <w:jc w:val="center"/>
                              <w:rPr/>
                            </w:pPr>
                            <w:r>
                              <w:rPr/>
                            </w:r>
                          </w:p>
                        </w:txbxContent>
                      </wps:txbx>
                      <wps:bodyPr tIns="182880" bIns="182880" anchor="ctr">
                        <a:noAutofit/>
                      </wps:bodyPr>
                    </wps:wsp>
                  </a:graphicData>
                </a:graphic>
              </wp:inline>
            </w:drawing>
          </mc:Choice>
          <mc:Fallback>
            <w:pict>
              <v:shape id="shape_0" ID="Shape 2" path="l-2147483631,-2147483635l-2147483631,0l-2147483629,0l-2147483629,-2147483635l-2147483622,-2147483635l-2147483632,-2147483623xe" fillcolor="#666666" stroked="t" o:allowincell="f" style="position:absolute;margin-left:0pt;margin-top:-21.8pt;width:18.7pt;height:21.7pt;mso-wrap-style:none;v-text-anchor:middle;mso-position-vertical:top" type="_x0000_t67">
                <v:fill o:detectmouseclick="t" type="solid" color2="#999999"/>
                <v:stroke color="black" weight="9360" joinstyle="round" endcap="flat"/>
                <v:textbox>
                  <w:txbxContent>
                    <w:p>
                      <w:pPr>
                        <w:pStyle w:val="FrameContents"/>
                        <w:spacing w:lineRule="exact" w:line="240" w:before="0" w:after="0"/>
                        <w:ind w:left="0" w:right="0" w:hanging="0"/>
                        <w:jc w:val="center"/>
                        <w:rPr/>
                      </w:pPr>
                      <w:r>
                        <w:rPr/>
                      </w:r>
                    </w:p>
                  </w:txbxContent>
                </v:textbox>
                <w10:wrap type="square"/>
              </v:shape>
            </w:pict>
          </mc:Fallback>
        </mc:AlternateContent>
      </w:r>
    </w:p>
    <w:tbl>
      <w:tblPr>
        <w:tblStyle w:val="Table8"/>
        <w:tblW w:w="7920" w:type="dxa"/>
        <w:jc w:val="left"/>
        <w:tblInd w:w="-115" w:type="dxa"/>
        <w:tblLayout w:type="fixed"/>
        <w:tblCellMar>
          <w:top w:w="0" w:type="dxa"/>
          <w:left w:w="108" w:type="dxa"/>
          <w:bottom w:w="0" w:type="dxa"/>
          <w:right w:w="108" w:type="dxa"/>
        </w:tblCellMar>
        <w:tblLook w:val="0400"/>
      </w:tblPr>
      <w:tblGrid>
        <w:gridCol w:w="7920"/>
      </w:tblGrid>
      <w:tr>
        <w:trPr/>
        <w:tc>
          <w:tcPr>
            <w:tcW w:w="7920" w:type="dxa"/>
            <w:tcBorders>
              <w:top w:val="single" w:sz="4" w:space="0" w:color="000000"/>
              <w:left w:val="single" w:sz="4" w:space="0" w:color="000000"/>
              <w:bottom w:val="single" w:sz="4" w:space="0" w:color="000000"/>
              <w:right w:val="single" w:sz="4" w:space="0" w:color="000000"/>
            </w:tcBorders>
            <w:shd w:fill="FFF2CC" w:val="clear"/>
            <w:vAlign w:val="center"/>
          </w:tcPr>
          <w:p>
            <w:pPr>
              <w:pStyle w:val="Normal1"/>
              <w:widowControl w:val="false"/>
              <w:spacing w:lineRule="auto" w:line="276" w:before="0" w:after="40"/>
              <w:jc w:val="center"/>
              <w:rPr>
                <w:rFonts w:ascii="Arial" w:hAnsi="Arial" w:eastAsia="Arial" w:cs="Arial"/>
                <w:sz w:val="20"/>
                <w:szCs w:val="20"/>
              </w:rPr>
            </w:pPr>
            <w:r>
              <w:rPr>
                <w:rFonts w:eastAsia="Arial" w:cs="Arial" w:ascii="Arial" w:hAnsi="Arial"/>
                <w:b/>
                <w:bCs/>
                <w:sz w:val="20"/>
                <w:szCs w:val="20"/>
              </w:rPr>
              <w:t>Best Model and Key Findings</w:t>
            </w:r>
          </w:p>
        </w:tc>
      </w:tr>
    </w:tbl>
    <w:p>
      <w:pPr>
        <w:pStyle w:val="Normal1"/>
        <w:spacing w:lineRule="auto" w:line="276" w:before="0" w:after="0"/>
        <w:rPr>
          <w:rFonts w:ascii="Arial" w:hAnsi="Arial" w:eastAsia="Arial" w:cs="Arial"/>
          <w:sz w:val="20"/>
          <w:szCs w:val="20"/>
        </w:rPr>
      </w:pPr>
      <w:r>
        <w:rPr>
          <w:rFonts w:eastAsia="Arial" w:cs="Arial" w:ascii="Arial" w:hAnsi="Arial"/>
          <w:b/>
          <w:bCs/>
          <w:sz w:val="20"/>
          <w:szCs w:val="20"/>
        </w:rPr>
        <w:t xml:space="preserve">                                                     </w:t>
      </w:r>
      <w:r>
        <w:rPr>
          <w:rFonts w:eastAsia="Arial" w:cs="Arial" w:ascii="Arial" w:hAnsi="Arial"/>
          <w:b/>
          <w:bCs/>
          <w:sz w:val="20"/>
          <w:szCs w:val="20"/>
        </w:rPr>
        <mc:AlternateContent>
          <mc:Choice Requires="wps">
            <w:drawing>
              <wp:inline distT="0" distB="0" distL="0" distR="0">
                <wp:extent cx="238125" cy="276225"/>
                <wp:effectExtent l="0" t="0" r="0" b="0"/>
                <wp:docPr id="21" name="Shape 2"/>
                <a:graphic xmlns:a="http://schemas.openxmlformats.org/drawingml/2006/main">
                  <a:graphicData uri="http://schemas.microsoft.com/office/word/2010/wordprocessingShape">
                    <wps:wsp>
                      <wps:cNvSpPr/>
                      <wps:spPr>
                        <a:xfrm>
                          <a:off x="0" y="0"/>
                          <a:ext cx="237960" cy="276120"/>
                        </a:xfrm>
                        <a:prstGeom prst="downArrow">
                          <a:avLst>
                            <a:gd name="adj1" fmla="val 50000"/>
                            <a:gd name="adj2" fmla="val 50000"/>
                          </a:avLst>
                        </a:prstGeom>
                        <a:solidFill>
                          <a:srgbClr val="666666"/>
                        </a:solidFill>
                        <a:ln w="9525">
                          <a:solidFill>
                            <a:srgbClr val="000000"/>
                          </a:solidFill>
                          <a:round/>
                        </a:ln>
                      </wps:spPr>
                      <wps:style>
                        <a:lnRef idx="0"/>
                        <a:fillRef idx="0"/>
                        <a:effectRef idx="0"/>
                        <a:fontRef idx="minor"/>
                      </wps:style>
                      <wps:txbx>
                        <w:txbxContent>
                          <w:p>
                            <w:pPr>
                              <w:pStyle w:val="FrameContents"/>
                              <w:spacing w:lineRule="exact" w:line="240" w:before="0" w:after="0"/>
                              <w:ind w:left="0" w:right="0" w:hanging="0"/>
                              <w:jc w:val="center"/>
                              <w:rPr/>
                            </w:pPr>
                            <w:r>
                              <w:rPr/>
                            </w:r>
                          </w:p>
                        </w:txbxContent>
                      </wps:txbx>
                      <wps:bodyPr tIns="182880" bIns="182880" anchor="ctr">
                        <a:noAutofit/>
                      </wps:bodyPr>
                    </wps:wsp>
                  </a:graphicData>
                </a:graphic>
              </wp:inline>
            </w:drawing>
          </mc:Choice>
          <mc:Fallback>
            <w:pict>
              <v:shape id="shape_0" ID="Shape 2" path="l-2147483631,-2147483635l-2147483631,0l-2147483629,0l-2147483629,-2147483635l-2147483622,-2147483635l-2147483632,-2147483623xe" fillcolor="#666666" stroked="t" o:allowincell="f" style="position:absolute;margin-left:0pt;margin-top:-21.8pt;width:18.7pt;height:21.7pt;mso-wrap-style:none;v-text-anchor:middle;mso-position-vertical:top" type="_x0000_t67">
                <v:fill o:detectmouseclick="t" type="solid" color2="#999999"/>
                <v:stroke color="black" weight="9360" joinstyle="round" endcap="flat"/>
                <v:textbox>
                  <w:txbxContent>
                    <w:p>
                      <w:pPr>
                        <w:pStyle w:val="FrameContents"/>
                        <w:spacing w:lineRule="exact" w:line="240" w:before="0" w:after="0"/>
                        <w:ind w:left="0" w:right="0" w:hanging="0"/>
                        <w:jc w:val="center"/>
                        <w:rPr/>
                      </w:pPr>
                      <w:r>
                        <w:rPr/>
                      </w:r>
                    </w:p>
                  </w:txbxContent>
                </v:textbox>
                <w10:wrap type="square"/>
              </v:shape>
            </w:pict>
          </mc:Fallback>
        </mc:AlternateContent>
      </w:r>
    </w:p>
    <w:tbl>
      <w:tblPr>
        <w:tblStyle w:val="Table9"/>
        <w:tblW w:w="7920" w:type="dxa"/>
        <w:jc w:val="left"/>
        <w:tblInd w:w="-115" w:type="dxa"/>
        <w:tblLayout w:type="fixed"/>
        <w:tblCellMar>
          <w:top w:w="0" w:type="dxa"/>
          <w:left w:w="108" w:type="dxa"/>
          <w:bottom w:w="0" w:type="dxa"/>
          <w:right w:w="108" w:type="dxa"/>
        </w:tblCellMar>
        <w:tblLook w:val="0400"/>
      </w:tblPr>
      <w:tblGrid>
        <w:gridCol w:w="7920"/>
      </w:tblGrid>
      <w:tr>
        <w:trPr/>
        <w:tc>
          <w:tcPr>
            <w:tcW w:w="7920" w:type="dxa"/>
            <w:tcBorders>
              <w:top w:val="single" w:sz="4" w:space="0" w:color="000000"/>
              <w:left w:val="single" w:sz="4" w:space="0" w:color="000000"/>
              <w:bottom w:val="single" w:sz="4" w:space="0" w:color="000000"/>
              <w:right w:val="single" w:sz="4" w:space="0" w:color="000000"/>
            </w:tcBorders>
            <w:shd w:fill="D9EAD3" w:val="clear"/>
            <w:vAlign w:val="center"/>
          </w:tcPr>
          <w:p>
            <w:pPr>
              <w:pStyle w:val="Normal1"/>
              <w:widowControl w:val="false"/>
              <w:spacing w:lineRule="auto" w:line="276" w:before="0" w:after="40"/>
              <w:jc w:val="center"/>
              <w:rPr>
                <w:rFonts w:ascii="Arial" w:hAnsi="Arial" w:eastAsia="Arial" w:cs="Arial"/>
                <w:b/>
                <w:b/>
                <w:bCs/>
                <w:sz w:val="20"/>
                <w:szCs w:val="20"/>
              </w:rPr>
            </w:pPr>
            <w:r>
              <w:rPr>
                <w:rFonts w:eastAsia="Arial" w:cs="Arial" w:ascii="Arial" w:hAnsi="Arial"/>
                <w:b/>
                <w:bCs/>
                <w:sz w:val="20"/>
                <w:szCs w:val="20"/>
              </w:rPr>
              <w:t>Dashboard and Final Report</w:t>
            </w:r>
          </w:p>
        </w:tc>
      </w:tr>
    </w:tbl>
    <w:p>
      <w:pPr>
        <w:pStyle w:val="Normal1"/>
        <w:spacing w:lineRule="auto" w:line="276"/>
        <w:jc w:val="both"/>
        <w:rPr>
          <w:rFonts w:ascii="Arial" w:hAnsi="Arial" w:eastAsia="Arial" w:cs="Arial"/>
          <w:sz w:val="24"/>
          <w:szCs w:val="24"/>
        </w:rPr>
      </w:pPr>
      <w:r>
        <w:rPr>
          <w:rFonts w:eastAsia="Arial" w:cs="Arial" w:ascii="Arial" w:hAnsi="Arial"/>
          <w:sz w:val="24"/>
          <w:szCs w:val="24"/>
        </w:rPr>
        <w:t xml:space="preserve">The system begins with data collection and preparation, followed by data analysis and model training. The models are evaluated and compared to select the most suitable approach. Finally, the results are presented through the dashboard, if developed, and the final report.  </w:t>
      </w:r>
    </w:p>
    <w:p>
      <w:pPr>
        <w:pStyle w:val="Normal1"/>
        <w:rPr>
          <w:rFonts w:ascii="Arial" w:hAnsi="Arial" w:eastAsia="Arial" w:cs="Arial"/>
          <w:b/>
          <w:b/>
          <w:bCs/>
          <w:i/>
          <w:i/>
          <w:iCs/>
          <w:sz w:val="24"/>
          <w:szCs w:val="24"/>
        </w:rPr>
      </w:pPr>
      <w:r>
        <w:rPr>
          <w:rFonts w:eastAsia="Arial" w:cs="Arial" w:ascii="Arial" w:hAnsi="Arial"/>
          <w:b/>
          <w:bCs/>
          <w:i/>
          <w:iCs/>
          <w:sz w:val="24"/>
          <w:szCs w:val="24"/>
        </w:rPr>
        <w:t>7. Data Sources</w:t>
      </w:r>
    </w:p>
    <w:p>
      <w:pPr>
        <w:pStyle w:val="Normal1"/>
        <w:spacing w:lineRule="auto" w:line="276" w:before="240" w:after="240"/>
        <w:jc w:val="both"/>
        <w:rPr>
          <w:rFonts w:ascii="Arial" w:hAnsi="Arial" w:eastAsia="Arial" w:cs="Arial"/>
          <w:sz w:val="24"/>
          <w:szCs w:val="24"/>
        </w:rPr>
      </w:pPr>
      <w:r>
        <w:rPr>
          <w:rFonts w:eastAsia="Arial" w:cs="Arial" w:ascii="Arial" w:hAnsi="Arial"/>
          <w:sz w:val="24"/>
          <w:szCs w:val="24"/>
        </w:rPr>
        <w:t xml:space="preserve">The main dataset for this project will be the Taiwanese Bankruptcy Prediction dataset from the UCI Machine Learning Repository (2020). </w:t>
      </w:r>
    </w:p>
    <w:p>
      <w:pPr>
        <w:pStyle w:val="Normal1"/>
        <w:spacing w:lineRule="auto" w:line="276" w:before="240" w:after="240"/>
        <w:rPr>
          <w:rFonts w:ascii="Arial" w:hAnsi="Arial" w:eastAsia="Arial" w:cs="Arial"/>
          <w:color w:val="1155CC"/>
          <w:sz w:val="24"/>
          <w:szCs w:val="24"/>
          <w:u w:val="single"/>
        </w:rPr>
      </w:pPr>
      <w:r>
        <w:rPr>
          <w:rFonts w:eastAsia="Arial" w:cs="Arial" w:ascii="Arial" w:hAnsi="Arial"/>
          <w:sz w:val="24"/>
          <w:szCs w:val="24"/>
        </w:rPr>
        <w:t>Dataset link:</w:t>
      </w:r>
      <w:hyperlink r:id="rId3">
        <w:r>
          <w:rPr>
            <w:rFonts w:eastAsia="Arial" w:cs="Arial" w:ascii="Arial" w:hAnsi="Arial"/>
            <w:sz w:val="24"/>
            <w:szCs w:val="24"/>
          </w:rPr>
          <w:t xml:space="preserve"> </w:t>
        </w:r>
      </w:hyperlink>
      <w:r>
        <w:rPr>
          <w:rFonts w:eastAsia="Arial" w:cs="Arial" w:ascii="Arial" w:hAnsi="Arial"/>
          <w:color w:val="1155CC"/>
          <w:sz w:val="24"/>
          <w:szCs w:val="24"/>
          <w:u w:val="single"/>
        </w:rPr>
        <w:t>https://archive.ics.uci.edu/dataset/572/taiwanese+bankruptcy+prediction</w:t>
      </w:r>
    </w:p>
    <w:p>
      <w:pPr>
        <w:pStyle w:val="Normal1"/>
        <w:spacing w:lineRule="auto" w:line="276" w:before="240" w:after="240"/>
        <w:jc w:val="both"/>
        <w:rPr>
          <w:rFonts w:ascii="Arial" w:hAnsi="Arial" w:eastAsia="Arial" w:cs="Arial"/>
          <w:sz w:val="24"/>
          <w:szCs w:val="24"/>
        </w:rPr>
      </w:pPr>
      <w:r>
        <w:rPr>
          <w:rFonts w:eastAsia="Arial" w:cs="Arial" w:ascii="Arial" w:hAnsi="Arial"/>
          <w:sz w:val="24"/>
          <w:szCs w:val="24"/>
        </w:rPr>
        <w:t>The dataset contains 6,819 records and 95 financial features. It uses data from Taiwan Economic Journal from 1999 to 2009. The “Bankrupt?” column shows whether a company went bankrupt. This dataset is useful because it can help train and test machine learning models. It is public and uses a licence that allows people to use and change the data if they give credit to the original source.</w:t>
      </w:r>
    </w:p>
    <w:p>
      <w:pPr>
        <w:pStyle w:val="Normal1"/>
        <w:spacing w:lineRule="auto" w:line="276" w:before="240" w:after="240"/>
        <w:jc w:val="both"/>
        <w:rPr>
          <w:rFonts w:ascii="Arial" w:hAnsi="Arial" w:eastAsia="Arial" w:cs="Arial"/>
          <w:sz w:val="24"/>
          <w:szCs w:val="24"/>
        </w:rPr>
      </w:pPr>
      <w:r>
        <w:rPr>
          <w:rFonts w:eastAsia="Arial" w:cs="Arial" w:ascii="Arial" w:hAnsi="Arial"/>
          <w:sz w:val="24"/>
          <w:szCs w:val="24"/>
        </w:rPr>
        <w:t>This project will follow the licence rules and clearly name the original source in the report. If other datasets are needed, their licences will also be checked before use.</w:t>
      </w:r>
    </w:p>
    <w:p>
      <w:pPr>
        <w:pStyle w:val="Normal1"/>
        <w:spacing w:lineRule="auto" w:line="276"/>
        <w:jc w:val="both"/>
        <w:rPr>
          <w:rFonts w:ascii="Arial" w:hAnsi="Arial" w:eastAsia="Arial" w:cs="Arial"/>
          <w:b/>
          <w:b/>
          <w:bCs/>
          <w:i/>
          <w:i/>
          <w:iCs/>
          <w:sz w:val="24"/>
          <w:szCs w:val="24"/>
        </w:rPr>
      </w:pPr>
      <w:r>
        <w:rPr>
          <w:rFonts w:eastAsia="Arial" w:cs="Arial" w:ascii="Arial" w:hAnsi="Arial"/>
          <w:b/>
          <w:bCs/>
          <w:i/>
          <w:iCs/>
          <w:sz w:val="24"/>
          <w:szCs w:val="24"/>
        </w:rPr>
        <w:t>8. Expected Deliverables</w:t>
      </w:r>
    </w:p>
    <w:p>
      <w:pPr>
        <w:pStyle w:val="Normal1"/>
        <w:spacing w:lineRule="auto" w:line="276" w:before="240" w:after="240"/>
        <w:jc w:val="both"/>
        <w:rPr>
          <w:rFonts w:ascii="Arial" w:hAnsi="Arial" w:eastAsia="Arial" w:cs="Arial"/>
          <w:sz w:val="24"/>
          <w:szCs w:val="24"/>
        </w:rPr>
      </w:pPr>
      <w:r>
        <w:rPr>
          <w:rFonts w:eastAsia="Arial" w:cs="Arial" w:ascii="Arial" w:hAnsi="Arial"/>
          <w:sz w:val="24"/>
          <w:szCs w:val="24"/>
        </w:rPr>
        <w:t>By the end of Semester 2, the project will produce:</w:t>
      </w:r>
    </w:p>
    <w:p>
      <w:pPr>
        <w:pStyle w:val="Normal1"/>
        <w:numPr>
          <w:ilvl w:val="0"/>
          <w:numId w:val="1"/>
        </w:numPr>
        <w:spacing w:lineRule="auto" w:line="276" w:before="240" w:afterAutospacing="0" w:after="0"/>
        <w:ind w:left="720" w:hanging="360"/>
        <w:jc w:val="both"/>
        <w:rPr>
          <w:rFonts w:ascii="Arial" w:hAnsi="Arial" w:eastAsia="Arial" w:cs="Arial"/>
          <w:sz w:val="24"/>
          <w:szCs w:val="24"/>
        </w:rPr>
      </w:pPr>
      <w:r>
        <w:rPr>
          <w:rFonts w:eastAsia="Arial" w:cs="Arial" w:ascii="Arial" w:hAnsi="Arial"/>
          <w:sz w:val="24"/>
          <w:szCs w:val="24"/>
        </w:rPr>
        <w:t>A clean and organised dataset.</w:t>
      </w:r>
    </w:p>
    <w:p>
      <w:pPr>
        <w:pStyle w:val="Normal1"/>
        <w:numPr>
          <w:ilvl w:val="0"/>
          <w:numId w:val="1"/>
        </w:numPr>
        <w:spacing w:lineRule="auto" w:line="276" w:beforeAutospacing="0" w:before="0" w:afterAutospacing="0" w:after="0"/>
        <w:ind w:left="720" w:hanging="360"/>
        <w:jc w:val="both"/>
        <w:rPr>
          <w:rFonts w:ascii="Arial" w:hAnsi="Arial" w:eastAsia="Arial" w:cs="Arial"/>
          <w:sz w:val="24"/>
          <w:szCs w:val="24"/>
        </w:rPr>
      </w:pPr>
      <w:r>
        <w:rPr>
          <w:rFonts w:eastAsia="Arial" w:cs="Arial" w:ascii="Arial" w:hAnsi="Arial"/>
          <w:sz w:val="24"/>
          <w:szCs w:val="24"/>
        </w:rPr>
        <w:t>A report with charts and data analysis.</w:t>
      </w:r>
    </w:p>
    <w:p>
      <w:pPr>
        <w:pStyle w:val="Normal1"/>
        <w:numPr>
          <w:ilvl w:val="0"/>
          <w:numId w:val="1"/>
        </w:numPr>
        <w:spacing w:lineRule="auto" w:line="276" w:beforeAutospacing="0" w:before="0" w:afterAutospacing="0" w:after="0"/>
        <w:ind w:left="720" w:hanging="360"/>
        <w:jc w:val="both"/>
        <w:rPr>
          <w:rFonts w:ascii="Arial" w:hAnsi="Arial" w:eastAsia="Arial" w:cs="Arial"/>
          <w:sz w:val="24"/>
          <w:szCs w:val="24"/>
        </w:rPr>
      </w:pPr>
      <w:r>
        <w:rPr>
          <w:rFonts w:eastAsia="Arial" w:cs="Arial" w:ascii="Arial" w:hAnsi="Arial"/>
          <w:sz w:val="24"/>
          <w:szCs w:val="24"/>
        </w:rPr>
        <w:t>Three machine learning models.</w:t>
      </w:r>
    </w:p>
    <w:p>
      <w:pPr>
        <w:pStyle w:val="Normal1"/>
        <w:numPr>
          <w:ilvl w:val="0"/>
          <w:numId w:val="1"/>
        </w:numPr>
        <w:spacing w:lineRule="auto" w:line="276" w:beforeAutospacing="0" w:before="0" w:afterAutospacing="0" w:after="0"/>
        <w:ind w:left="720" w:hanging="360"/>
        <w:jc w:val="both"/>
        <w:rPr>
          <w:rFonts w:ascii="Arial" w:hAnsi="Arial" w:eastAsia="Arial" w:cs="Arial"/>
          <w:sz w:val="24"/>
          <w:szCs w:val="24"/>
        </w:rPr>
      </w:pPr>
      <w:r>
        <w:rPr>
          <w:rFonts w:eastAsia="Arial" w:cs="Arial" w:ascii="Arial" w:hAnsi="Arial"/>
          <w:sz w:val="24"/>
          <w:szCs w:val="24"/>
        </w:rPr>
        <w:t>A comparison of the model results.</w:t>
      </w:r>
    </w:p>
    <w:p>
      <w:pPr>
        <w:pStyle w:val="Normal1"/>
        <w:numPr>
          <w:ilvl w:val="0"/>
          <w:numId w:val="1"/>
        </w:numPr>
        <w:spacing w:lineRule="auto" w:line="276" w:beforeAutospacing="0" w:before="0" w:afterAutospacing="0" w:after="0"/>
        <w:ind w:left="720" w:hanging="360"/>
        <w:jc w:val="both"/>
        <w:rPr>
          <w:rFonts w:ascii="Arial" w:hAnsi="Arial" w:eastAsia="Arial" w:cs="Arial"/>
          <w:sz w:val="24"/>
          <w:szCs w:val="24"/>
        </w:rPr>
      </w:pPr>
      <w:r>
        <w:rPr>
          <w:rFonts w:eastAsia="Arial" w:cs="Arial" w:ascii="Arial" w:hAnsi="Arial"/>
          <w:sz w:val="24"/>
          <w:szCs w:val="24"/>
        </w:rPr>
        <w:t>A study of important financial factors.</w:t>
      </w:r>
    </w:p>
    <w:p>
      <w:pPr>
        <w:pStyle w:val="Normal1"/>
        <w:numPr>
          <w:ilvl w:val="0"/>
          <w:numId w:val="1"/>
        </w:numPr>
        <w:spacing w:lineRule="auto" w:line="276" w:beforeAutospacing="0" w:before="0" w:afterAutospacing="0" w:after="0"/>
        <w:ind w:left="720" w:hanging="360"/>
        <w:jc w:val="both"/>
        <w:rPr>
          <w:rFonts w:ascii="Arial" w:hAnsi="Arial" w:eastAsia="Arial" w:cs="Arial"/>
          <w:sz w:val="24"/>
          <w:szCs w:val="24"/>
        </w:rPr>
      </w:pPr>
      <w:r>
        <w:rPr>
          <w:rFonts w:eastAsia="Arial" w:cs="Arial" w:ascii="Arial" w:hAnsi="Arial"/>
          <w:sz w:val="24"/>
          <w:szCs w:val="24"/>
        </w:rPr>
        <w:t>Business recommendations based on the results.</w:t>
      </w:r>
    </w:p>
    <w:p>
      <w:pPr>
        <w:pStyle w:val="Normal1"/>
        <w:numPr>
          <w:ilvl w:val="0"/>
          <w:numId w:val="1"/>
        </w:numPr>
        <w:spacing w:lineRule="auto" w:line="276" w:beforeAutospacing="0" w:before="0" w:afterAutospacing="0" w:after="0"/>
        <w:ind w:left="720" w:hanging="360"/>
        <w:jc w:val="both"/>
        <w:rPr>
          <w:rFonts w:ascii="Arial" w:hAnsi="Arial" w:eastAsia="Arial" w:cs="Arial"/>
          <w:sz w:val="24"/>
          <w:szCs w:val="24"/>
        </w:rPr>
      </w:pPr>
      <w:r>
        <w:rPr>
          <w:rFonts w:eastAsia="Arial" w:cs="Arial" w:ascii="Arial" w:hAnsi="Arial"/>
          <w:sz w:val="24"/>
          <w:szCs w:val="24"/>
        </w:rPr>
        <w:t>A simple dashboard, if time allows.</w:t>
      </w:r>
    </w:p>
    <w:p>
      <w:pPr>
        <w:pStyle w:val="Normal1"/>
        <w:numPr>
          <w:ilvl w:val="0"/>
          <w:numId w:val="1"/>
        </w:numPr>
        <w:spacing w:lineRule="auto" w:line="276" w:beforeAutospacing="0" w:before="0" w:afterAutospacing="0" w:after="0"/>
        <w:ind w:left="720" w:hanging="360"/>
        <w:jc w:val="both"/>
        <w:rPr>
          <w:rFonts w:ascii="Arial" w:hAnsi="Arial" w:eastAsia="Arial" w:cs="Arial"/>
          <w:sz w:val="24"/>
          <w:szCs w:val="24"/>
        </w:rPr>
      </w:pPr>
      <w:r>
        <w:rPr>
          <w:rFonts w:eastAsia="Arial" w:cs="Arial" w:ascii="Arial" w:hAnsi="Arial"/>
          <w:sz w:val="24"/>
          <w:szCs w:val="24"/>
        </w:rPr>
        <w:t>A GitHub page with the code and project files.</w:t>
      </w:r>
    </w:p>
    <w:p>
      <w:pPr>
        <w:pStyle w:val="Normal1"/>
        <w:numPr>
          <w:ilvl w:val="0"/>
          <w:numId w:val="1"/>
        </w:numPr>
        <w:spacing w:lineRule="auto" w:line="276" w:beforeAutospacing="0" w:before="0" w:afterAutospacing="0" w:after="0"/>
        <w:ind w:left="720" w:hanging="360"/>
        <w:jc w:val="both"/>
        <w:rPr>
          <w:rFonts w:ascii="Arial" w:hAnsi="Arial" w:eastAsia="Arial" w:cs="Arial"/>
          <w:sz w:val="24"/>
          <w:szCs w:val="24"/>
        </w:rPr>
      </w:pPr>
      <w:r>
        <w:rPr>
          <w:rFonts w:eastAsia="Arial" w:cs="Arial" w:ascii="Arial" w:hAnsi="Arial"/>
          <w:sz w:val="24"/>
          <w:szCs w:val="24"/>
        </w:rPr>
        <w:t>A final report explaining the methods, results and limits.</w:t>
      </w:r>
    </w:p>
    <w:p>
      <w:pPr>
        <w:pStyle w:val="Normal1"/>
        <w:numPr>
          <w:ilvl w:val="0"/>
          <w:numId w:val="1"/>
        </w:numPr>
        <w:spacing w:lineRule="auto" w:line="276" w:beforeAutospacing="0" w:before="0" w:after="240"/>
        <w:ind w:left="720" w:hanging="360"/>
        <w:jc w:val="both"/>
        <w:rPr>
          <w:rFonts w:ascii="Arial" w:hAnsi="Arial" w:eastAsia="Arial" w:cs="Arial"/>
          <w:sz w:val="24"/>
          <w:szCs w:val="24"/>
        </w:rPr>
      </w:pPr>
      <w:r>
        <w:rPr>
          <w:rFonts w:eastAsia="Arial" w:cs="Arial" w:ascii="Arial" w:hAnsi="Arial"/>
          <w:sz w:val="24"/>
          <w:szCs w:val="24"/>
        </w:rPr>
        <w:t>A final presentation of the project and its findings.</w:t>
      </w:r>
    </w:p>
    <w:p>
      <w:pPr>
        <w:pStyle w:val="Normal1"/>
        <w:rPr>
          <w:rFonts w:ascii="Arial" w:hAnsi="Arial" w:eastAsia="Arial" w:cs="Arial"/>
          <w:b/>
          <w:b/>
          <w:bCs/>
          <w:i/>
          <w:i/>
          <w:iCs/>
          <w:color w:val="000000"/>
          <w:sz w:val="24"/>
          <w:szCs w:val="24"/>
        </w:rPr>
      </w:pPr>
      <w:r>
        <w:rPr>
          <w:rFonts w:eastAsia="Arial" w:cs="Arial" w:ascii="Arial" w:hAnsi="Arial"/>
          <w:b/>
          <w:bCs/>
          <w:i/>
          <w:iCs/>
          <w:sz w:val="24"/>
          <w:szCs w:val="24"/>
        </w:rPr>
        <w:t>9. Project Timeline</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The project will be completed over 2  semesters.</w:t>
      </w:r>
    </w:p>
    <w:p>
      <w:pPr>
        <w:pStyle w:val="Normal1"/>
        <w:spacing w:lineRule="auto" w:line="240" w:before="240" w:after="240"/>
        <w:rPr>
          <w:rFonts w:ascii="Arial" w:hAnsi="Arial" w:eastAsia="Arial" w:cs="Arial"/>
          <w:b/>
          <w:b/>
          <w:bCs/>
          <w:sz w:val="24"/>
          <w:szCs w:val="24"/>
        </w:rPr>
      </w:pPr>
      <w:r>
        <w:rPr>
          <w:rFonts w:eastAsia="Arial" w:cs="Arial" w:ascii="Arial" w:hAnsi="Arial"/>
          <w:b/>
          <w:bCs/>
          <w:sz w:val="24"/>
          <w:szCs w:val="24"/>
        </w:rPr>
        <w:t>Semester 1</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Weeks 1-3  Choose the topic and read related studies.</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Weeks 3-5  Choose the dataset and check it.</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Weeks 5-8   Study and analyse the data.</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Weeks 9-12  Finish the proposal and build a basic model.</w:t>
      </w:r>
    </w:p>
    <w:p>
      <w:pPr>
        <w:pStyle w:val="Normal1"/>
        <w:spacing w:lineRule="auto" w:line="240" w:before="240" w:after="240"/>
        <w:rPr>
          <w:rFonts w:ascii="Arial" w:hAnsi="Arial" w:eastAsia="Arial" w:cs="Arial"/>
          <w:b/>
          <w:b/>
          <w:bCs/>
          <w:sz w:val="24"/>
          <w:szCs w:val="24"/>
        </w:rPr>
      </w:pPr>
      <w:r>
        <w:rPr>
          <w:rFonts w:eastAsia="Arial" w:cs="Arial" w:ascii="Arial" w:hAnsi="Arial"/>
          <w:b/>
          <w:bCs/>
          <w:sz w:val="24"/>
          <w:szCs w:val="24"/>
        </w:rPr>
        <w:t>Semester 2</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Weeks 1-3  Clean and prepare the data.</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Weeks 3-5  Build three machine learning models.</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Weeks 5-7 Test and compare the models.</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Weeks 7-9 Create a dashboard and make business recommendations.</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Weeks 9-11 Study the results and write the final report.</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Week    12    Present and submit the project.</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End of Semester 1: The proposal and dataset will be ready. The first data analysis and a basic model will be completed.</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End of Semester 2: The models will be tested and compared. The final report, recommendations and presentation will be completed. A dashboard will be created if time allows.</w:t>
      </w:r>
    </w:p>
    <w:p>
      <w:pPr>
        <w:pStyle w:val="Normal1"/>
        <w:rPr>
          <w:rFonts w:ascii="Arial" w:hAnsi="Arial" w:eastAsia="Arial" w:cs="Arial"/>
          <w:b/>
          <w:b/>
          <w:bCs/>
          <w:i/>
          <w:i/>
          <w:iCs/>
          <w:sz w:val="24"/>
          <w:szCs w:val="24"/>
        </w:rPr>
      </w:pPr>
      <w:r>
        <w:rPr>
          <w:rFonts w:eastAsia="Arial" w:cs="Arial" w:ascii="Arial" w:hAnsi="Arial"/>
          <w:b/>
          <w:bCs/>
          <w:i/>
          <w:iCs/>
          <w:sz w:val="24"/>
          <w:szCs w:val="24"/>
        </w:rPr>
        <w:t>10. Ethical and Legal Considerations</w:t>
      </w:r>
    </w:p>
    <w:p>
      <w:pPr>
        <w:pStyle w:val="Normal1"/>
        <w:spacing w:lineRule="auto" w:line="276" w:before="240" w:after="240"/>
        <w:jc w:val="both"/>
        <w:rPr>
          <w:rFonts w:ascii="Arial" w:hAnsi="Arial" w:eastAsia="Arial" w:cs="Arial"/>
          <w:sz w:val="24"/>
          <w:szCs w:val="24"/>
        </w:rPr>
      </w:pPr>
      <w:r>
        <w:rPr>
          <w:rFonts w:eastAsia="Arial" w:cs="Arial" w:ascii="Arial" w:hAnsi="Arial"/>
          <w:sz w:val="24"/>
          <w:szCs w:val="24"/>
        </w:rPr>
        <w:t>This project will use public data from the UCI Machine Learning Repository. I will check the licence and give credit to the original source.I will keep my project files safe and check permission before using extra data. The machine learning models may make mistakes. I will explain that the results are predictions and describe the limits of the data. The models will not be the only way to make important financial decisions. I will follow my university’s rules on data safety, ethics and AI use. I will also complete the required forms.</w:t>
      </w:r>
    </w:p>
    <w:p>
      <w:pPr>
        <w:pStyle w:val="Normal1"/>
        <w:spacing w:lineRule="auto" w:line="276" w:before="240" w:after="240"/>
        <w:jc w:val="both"/>
        <w:rPr>
          <w:rFonts w:ascii="Arial" w:hAnsi="Arial" w:eastAsia="Arial" w:cs="Arial"/>
          <w:sz w:val="24"/>
          <w:szCs w:val="24"/>
        </w:rPr>
      </w:pPr>
      <w:r>
        <w:rPr>
          <w:rFonts w:eastAsia="Arial" w:cs="Arial" w:ascii="Arial" w:hAnsi="Arial"/>
          <w:b/>
          <w:bCs/>
          <w:sz w:val="24"/>
          <w:szCs w:val="24"/>
        </w:rPr>
        <w:t>Harvard references</w:t>
      </w:r>
    </w:p>
    <w:p>
      <w:pPr>
        <w:pStyle w:val="Normal1"/>
        <w:spacing w:lineRule="auto" w:line="276" w:before="240" w:after="240"/>
        <w:rPr>
          <w:rFonts w:ascii="Arial" w:hAnsi="Arial" w:eastAsia="Arial" w:cs="Arial"/>
          <w:sz w:val="24"/>
          <w:szCs w:val="24"/>
        </w:rPr>
      </w:pPr>
      <w:r>
        <w:rPr>
          <w:rFonts w:eastAsia="Arial" w:cs="Arial" w:ascii="Arial" w:hAnsi="Arial"/>
          <w:sz w:val="24"/>
          <w:szCs w:val="24"/>
        </w:rPr>
        <w:t xml:space="preserve">Alaminos, D., del Castillo, A. and Fernández, M.Á. (2016) ‘A global model for bankruptcy prediction’, </w:t>
      </w:r>
      <w:r>
        <w:rPr>
          <w:rFonts w:eastAsia="Arial" w:cs="Arial" w:ascii="Arial" w:hAnsi="Arial"/>
          <w:i/>
          <w:iCs/>
          <w:sz w:val="24"/>
          <w:szCs w:val="24"/>
        </w:rPr>
        <w:t>PLOS ONE</w:t>
      </w:r>
      <w:r>
        <w:rPr>
          <w:rFonts w:eastAsia="Arial" w:cs="Arial" w:ascii="Arial" w:hAnsi="Arial"/>
          <w:sz w:val="24"/>
          <w:szCs w:val="24"/>
        </w:rPr>
        <w:t>, 11(11), article e0166693. Available at:</w:t>
      </w:r>
      <w:hyperlink r:id="rId4">
        <w:r>
          <w:rPr>
            <w:rFonts w:eastAsia="Arial" w:cs="Arial" w:ascii="Arial" w:hAnsi="Arial"/>
            <w:sz w:val="24"/>
            <w:szCs w:val="24"/>
          </w:rPr>
          <w:t xml:space="preserve"> </w:t>
        </w:r>
      </w:hyperlink>
      <w:hyperlink r:id="rId5">
        <w:r>
          <w:rPr>
            <w:rFonts w:eastAsia="Arial" w:cs="Arial" w:ascii="Arial" w:hAnsi="Arial"/>
            <w:color w:val="1155CC"/>
            <w:sz w:val="24"/>
            <w:szCs w:val="24"/>
            <w:u w:val="single"/>
          </w:rPr>
          <w:t>https://doi.org/10.1371/journal.pone.0166693</w:t>
        </w:r>
      </w:hyperlink>
      <w:r>
        <w:rPr>
          <w:rFonts w:eastAsia="Arial" w:cs="Arial" w:ascii="Arial" w:hAnsi="Arial"/>
          <w:sz w:val="24"/>
          <w:szCs w:val="24"/>
        </w:rPr>
        <w:t>.</w:t>
      </w:r>
    </w:p>
    <w:p>
      <w:pPr>
        <w:pStyle w:val="Normal1"/>
        <w:spacing w:lineRule="auto" w:line="276" w:before="240" w:after="240"/>
        <w:rPr>
          <w:rFonts w:ascii="Arial" w:hAnsi="Arial" w:eastAsia="Arial" w:cs="Arial"/>
          <w:sz w:val="24"/>
          <w:szCs w:val="24"/>
        </w:rPr>
      </w:pPr>
      <w:r>
        <w:rPr>
          <w:rFonts w:eastAsia="Arial" w:cs="Arial" w:ascii="Arial" w:hAnsi="Arial"/>
          <w:sz w:val="24"/>
          <w:szCs w:val="24"/>
        </w:rPr>
        <w:t xml:space="preserve">Altman, E.I. (1968) ‘Financial ratios, discriminant analysis and the prediction of corporate bankruptcy’, </w:t>
      </w:r>
      <w:r>
        <w:rPr>
          <w:rFonts w:eastAsia="Arial" w:cs="Arial" w:ascii="Arial" w:hAnsi="Arial"/>
          <w:i/>
          <w:iCs/>
          <w:sz w:val="24"/>
          <w:szCs w:val="24"/>
        </w:rPr>
        <w:t>The Journal of Finance</w:t>
      </w:r>
      <w:r>
        <w:rPr>
          <w:rFonts w:eastAsia="Arial" w:cs="Arial" w:ascii="Arial" w:hAnsi="Arial"/>
          <w:sz w:val="24"/>
          <w:szCs w:val="24"/>
        </w:rPr>
        <w:t>, 23(4), pp. 589–609. Available at:</w:t>
      </w:r>
      <w:hyperlink r:id="rId6">
        <w:r>
          <w:rPr>
            <w:rFonts w:eastAsia="Arial" w:cs="Arial" w:ascii="Arial" w:hAnsi="Arial"/>
            <w:sz w:val="24"/>
            <w:szCs w:val="24"/>
          </w:rPr>
          <w:t xml:space="preserve"> </w:t>
        </w:r>
      </w:hyperlink>
      <w:hyperlink r:id="rId7">
        <w:r>
          <w:rPr>
            <w:rFonts w:eastAsia="Arial" w:cs="Arial" w:ascii="Arial" w:hAnsi="Arial"/>
            <w:color w:val="1155CC"/>
            <w:sz w:val="24"/>
            <w:szCs w:val="24"/>
            <w:u w:val="single"/>
          </w:rPr>
          <w:t>https://doi.org/10.1111/j.1540-6261.1968.tb00843.x</w:t>
        </w:r>
      </w:hyperlink>
      <w:r>
        <w:rPr>
          <w:rFonts w:eastAsia="Arial" w:cs="Arial" w:ascii="Arial" w:hAnsi="Arial"/>
          <w:sz w:val="24"/>
          <w:szCs w:val="24"/>
        </w:rPr>
        <w:t>.</w:t>
      </w:r>
    </w:p>
    <w:p>
      <w:pPr>
        <w:pStyle w:val="Normal1"/>
        <w:spacing w:lineRule="auto" w:line="276" w:before="240" w:after="240"/>
        <w:rPr>
          <w:rFonts w:ascii="Arial" w:hAnsi="Arial" w:eastAsia="Arial" w:cs="Arial"/>
          <w:sz w:val="24"/>
          <w:szCs w:val="24"/>
        </w:rPr>
      </w:pPr>
      <w:r>
        <w:rPr>
          <w:rFonts w:eastAsia="Arial" w:cs="Arial" w:ascii="Arial" w:hAnsi="Arial"/>
          <w:sz w:val="24"/>
          <w:szCs w:val="24"/>
        </w:rPr>
        <w:t xml:space="preserve">McKinney, W. (2010) ‘Data structures for statistical computing in Python’, in </w:t>
      </w:r>
      <w:r>
        <w:rPr>
          <w:rFonts w:eastAsia="Arial" w:cs="Arial" w:ascii="Arial" w:hAnsi="Arial"/>
          <w:i/>
          <w:iCs/>
          <w:sz w:val="24"/>
          <w:szCs w:val="24"/>
        </w:rPr>
        <w:t>Proceedings of the 9th Python in Science Conference</w:t>
      </w:r>
      <w:r>
        <w:rPr>
          <w:rFonts w:eastAsia="Arial" w:cs="Arial" w:ascii="Arial" w:hAnsi="Arial"/>
          <w:sz w:val="24"/>
          <w:szCs w:val="24"/>
        </w:rPr>
        <w:t>, pp. 56-61. Available at:</w:t>
      </w:r>
      <w:hyperlink r:id="rId8">
        <w:r>
          <w:rPr>
            <w:rFonts w:eastAsia="Arial" w:cs="Arial" w:ascii="Arial" w:hAnsi="Arial"/>
            <w:sz w:val="24"/>
            <w:szCs w:val="24"/>
          </w:rPr>
          <w:t xml:space="preserve"> </w:t>
        </w:r>
      </w:hyperlink>
      <w:hyperlink r:id="rId9">
        <w:r>
          <w:rPr>
            <w:rFonts w:eastAsia="Arial" w:cs="Arial" w:ascii="Arial" w:hAnsi="Arial"/>
            <w:color w:val="1155CC"/>
            <w:sz w:val="24"/>
            <w:szCs w:val="24"/>
            <w:u w:val="single"/>
          </w:rPr>
          <w:t>https://doi.org/10.25080/Majora-92bf1922-00a</w:t>
        </w:r>
      </w:hyperlink>
      <w:r>
        <w:rPr>
          <w:rFonts w:eastAsia="Arial" w:cs="Arial" w:ascii="Arial" w:hAnsi="Arial"/>
          <w:sz w:val="24"/>
          <w:szCs w:val="24"/>
        </w:rPr>
        <w:t>.</w:t>
      </w:r>
    </w:p>
    <w:p>
      <w:pPr>
        <w:pStyle w:val="Normal1"/>
        <w:spacing w:lineRule="auto" w:line="276" w:before="240" w:after="240"/>
        <w:rPr>
          <w:rFonts w:ascii="Arial" w:hAnsi="Arial" w:eastAsia="Arial" w:cs="Arial"/>
          <w:sz w:val="24"/>
          <w:szCs w:val="24"/>
        </w:rPr>
      </w:pPr>
      <w:r>
        <w:rPr>
          <w:rFonts w:eastAsia="Arial" w:cs="Arial" w:ascii="Arial" w:hAnsi="Arial"/>
          <w:sz w:val="24"/>
          <w:szCs w:val="24"/>
        </w:rPr>
        <w:t xml:space="preserve">Pedregosa, F. et al. (2011) ‘Scikit-learn: Machine learning in Python’, </w:t>
      </w:r>
      <w:r>
        <w:rPr>
          <w:rFonts w:eastAsia="Arial" w:cs="Arial" w:ascii="Arial" w:hAnsi="Arial"/>
          <w:i/>
          <w:iCs/>
          <w:sz w:val="24"/>
          <w:szCs w:val="24"/>
        </w:rPr>
        <w:t>Journal of Machine Learning Research</w:t>
      </w:r>
      <w:r>
        <w:rPr>
          <w:rFonts w:eastAsia="Arial" w:cs="Arial" w:ascii="Arial" w:hAnsi="Arial"/>
          <w:sz w:val="24"/>
          <w:szCs w:val="24"/>
        </w:rPr>
        <w:t>, 12, pp. 2825-2830. Available at:</w:t>
      </w:r>
      <w:hyperlink r:id="rId10">
        <w:r>
          <w:rPr>
            <w:rFonts w:eastAsia="Arial" w:cs="Arial" w:ascii="Arial" w:hAnsi="Arial"/>
            <w:sz w:val="24"/>
            <w:szCs w:val="24"/>
          </w:rPr>
          <w:t xml:space="preserve"> </w:t>
        </w:r>
      </w:hyperlink>
      <w:hyperlink r:id="rId11">
        <w:r>
          <w:rPr>
            <w:rFonts w:eastAsia="Arial" w:cs="Arial" w:ascii="Arial" w:hAnsi="Arial"/>
            <w:color w:val="1155CC"/>
            <w:sz w:val="24"/>
            <w:szCs w:val="24"/>
            <w:u w:val="single"/>
          </w:rPr>
          <w:t>https://www.jmlr.org/papers/v12/pedregosa11a.html</w:t>
        </w:r>
      </w:hyperlink>
      <w:r>
        <w:rPr>
          <w:rFonts w:eastAsia="Arial" w:cs="Arial" w:ascii="Arial" w:hAnsi="Arial"/>
          <w:sz w:val="24"/>
          <w:szCs w:val="24"/>
        </w:rPr>
        <w:t>.</w:t>
      </w:r>
    </w:p>
    <w:p>
      <w:pPr>
        <w:pStyle w:val="Normal1"/>
        <w:spacing w:lineRule="auto" w:line="276" w:before="240" w:after="240"/>
        <w:rPr>
          <w:rFonts w:ascii="Arial" w:hAnsi="Arial" w:eastAsia="Arial" w:cs="Arial"/>
          <w:sz w:val="24"/>
          <w:szCs w:val="24"/>
        </w:rPr>
      </w:pPr>
      <w:r>
        <w:rPr>
          <w:rFonts w:eastAsia="Arial" w:cs="Arial" w:ascii="Arial" w:hAnsi="Arial"/>
          <w:sz w:val="24"/>
          <w:szCs w:val="24"/>
        </w:rPr>
        <w:t xml:space="preserve">scikit-learn developers (n.d.) </w:t>
      </w:r>
      <w:r>
        <w:rPr>
          <w:rFonts w:eastAsia="Arial" w:cs="Arial" w:ascii="Arial" w:hAnsi="Arial"/>
          <w:i/>
          <w:iCs/>
          <w:sz w:val="24"/>
          <w:szCs w:val="24"/>
        </w:rPr>
        <w:t>Model evaluation: Quantifying the quality of predictions</w:t>
      </w:r>
      <w:r>
        <w:rPr>
          <w:rFonts w:eastAsia="Arial" w:cs="Arial" w:ascii="Arial" w:hAnsi="Arial"/>
          <w:sz w:val="24"/>
          <w:szCs w:val="24"/>
        </w:rPr>
        <w:t>. Available at:</w:t>
      </w:r>
      <w:hyperlink r:id="rId12">
        <w:r>
          <w:rPr>
            <w:rFonts w:eastAsia="Arial" w:cs="Arial" w:ascii="Arial" w:hAnsi="Arial"/>
            <w:sz w:val="24"/>
            <w:szCs w:val="24"/>
          </w:rPr>
          <w:t xml:space="preserve"> </w:t>
        </w:r>
      </w:hyperlink>
      <w:hyperlink r:id="rId13">
        <w:r>
          <w:rPr>
            <w:rFonts w:eastAsia="Arial" w:cs="Arial" w:ascii="Arial" w:hAnsi="Arial"/>
            <w:color w:val="1155CC"/>
            <w:sz w:val="24"/>
            <w:szCs w:val="24"/>
            <w:u w:val="single"/>
          </w:rPr>
          <w:t>https://scikit-learn.org/stable/modules/model_evaluation.html</w:t>
        </w:r>
      </w:hyperlink>
      <w:r>
        <w:rPr>
          <w:rFonts w:eastAsia="Arial" w:cs="Arial" w:ascii="Arial" w:hAnsi="Arial"/>
          <w:sz w:val="24"/>
          <w:szCs w:val="24"/>
        </w:rPr>
        <w:t xml:space="preserve"> (Accessed: 20 October 2026).</w:t>
      </w:r>
    </w:p>
    <w:p>
      <w:pPr>
        <w:pStyle w:val="Normal1"/>
        <w:spacing w:lineRule="auto" w:line="276" w:before="240" w:after="240"/>
        <w:rPr>
          <w:rFonts w:ascii="Arial" w:hAnsi="Arial" w:eastAsia="Arial" w:cs="Arial"/>
          <w:sz w:val="24"/>
          <w:szCs w:val="24"/>
        </w:rPr>
      </w:pPr>
      <w:r>
        <w:rPr>
          <w:rFonts w:eastAsia="Arial" w:cs="Arial" w:ascii="Arial" w:hAnsi="Arial"/>
          <w:sz w:val="24"/>
          <w:szCs w:val="24"/>
        </w:rPr>
        <w:t xml:space="preserve">Streamlit (n.d.) </w:t>
      </w:r>
      <w:r>
        <w:rPr>
          <w:rFonts w:eastAsia="Arial" w:cs="Arial" w:ascii="Arial" w:hAnsi="Arial"/>
          <w:i/>
          <w:iCs/>
          <w:sz w:val="24"/>
          <w:szCs w:val="24"/>
        </w:rPr>
        <w:t>Streamlit documentation</w:t>
      </w:r>
      <w:r>
        <w:rPr>
          <w:rFonts w:eastAsia="Arial" w:cs="Arial" w:ascii="Arial" w:hAnsi="Arial"/>
          <w:sz w:val="24"/>
          <w:szCs w:val="24"/>
        </w:rPr>
        <w:t>. Available at:</w:t>
      </w:r>
      <w:hyperlink r:id="rId14">
        <w:r>
          <w:rPr>
            <w:rFonts w:eastAsia="Arial" w:cs="Arial" w:ascii="Arial" w:hAnsi="Arial"/>
            <w:sz w:val="24"/>
            <w:szCs w:val="24"/>
          </w:rPr>
          <w:t xml:space="preserve"> </w:t>
        </w:r>
      </w:hyperlink>
      <w:hyperlink r:id="rId15">
        <w:r>
          <w:rPr>
            <w:rFonts w:eastAsia="Arial" w:cs="Arial" w:ascii="Arial" w:hAnsi="Arial"/>
            <w:color w:val="1155CC"/>
            <w:sz w:val="24"/>
            <w:szCs w:val="24"/>
            <w:u w:val="single"/>
          </w:rPr>
          <w:t>https://docs.streamlit.io/</w:t>
        </w:r>
      </w:hyperlink>
      <w:r>
        <w:rPr>
          <w:rFonts w:eastAsia="Arial" w:cs="Arial" w:ascii="Arial" w:hAnsi="Arial"/>
          <w:sz w:val="24"/>
          <w:szCs w:val="24"/>
        </w:rPr>
        <w:t xml:space="preserve"> (Accessed: 20 October 2026).</w:t>
      </w:r>
    </w:p>
    <w:p>
      <w:pPr>
        <w:pStyle w:val="Normal1"/>
        <w:spacing w:lineRule="auto" w:line="276" w:before="240" w:after="240"/>
        <w:rPr>
          <w:rFonts w:ascii="Arial" w:hAnsi="Arial" w:eastAsia="Arial" w:cs="Arial"/>
          <w:sz w:val="24"/>
          <w:szCs w:val="24"/>
        </w:rPr>
      </w:pPr>
      <w:r>
        <w:rPr>
          <w:rFonts w:eastAsia="Arial" w:cs="Arial" w:ascii="Arial" w:hAnsi="Arial"/>
          <w:sz w:val="24"/>
          <w:szCs w:val="24"/>
        </w:rPr>
        <w:t xml:space="preserve">UCI Machine Learning Repository (2020) </w:t>
      </w:r>
      <w:r>
        <w:rPr>
          <w:rFonts w:eastAsia="Arial" w:cs="Arial" w:ascii="Arial" w:hAnsi="Arial"/>
          <w:i/>
          <w:iCs/>
          <w:sz w:val="24"/>
          <w:szCs w:val="24"/>
        </w:rPr>
        <w:t>Taiwanese Bankruptcy Prediction</w:t>
      </w:r>
      <w:r>
        <w:rPr>
          <w:rFonts w:eastAsia="Arial" w:cs="Arial" w:ascii="Arial" w:hAnsi="Arial"/>
          <w:sz w:val="24"/>
          <w:szCs w:val="24"/>
        </w:rPr>
        <w:t xml:space="preserve"> [Dataset]. Available at:</w:t>
      </w:r>
      <w:hyperlink r:id="rId16">
        <w:r>
          <w:rPr>
            <w:rFonts w:eastAsia="Arial" w:cs="Arial" w:ascii="Arial" w:hAnsi="Arial"/>
            <w:sz w:val="24"/>
            <w:szCs w:val="24"/>
          </w:rPr>
          <w:t xml:space="preserve"> </w:t>
        </w:r>
      </w:hyperlink>
      <w:hyperlink r:id="rId17">
        <w:r>
          <w:rPr>
            <w:rFonts w:eastAsia="Arial" w:cs="Arial" w:ascii="Arial" w:hAnsi="Arial"/>
            <w:color w:val="1155CC"/>
            <w:sz w:val="24"/>
            <w:szCs w:val="24"/>
            <w:u w:val="single"/>
          </w:rPr>
          <w:t>https://doi.org/10.24432/C5004D</w:t>
        </w:r>
      </w:hyperlink>
      <w:r>
        <w:rPr>
          <w:rFonts w:eastAsia="Arial" w:cs="Arial" w:ascii="Arial" w:hAnsi="Arial"/>
          <w:sz w:val="24"/>
          <w:szCs w:val="24"/>
        </w:rPr>
        <w:t xml:space="preserve"> (Accessed: 20 October 2026).</w:t>
      </w:r>
    </w:p>
    <w:p>
      <w:pPr>
        <w:pStyle w:val="Normal1"/>
        <w:spacing w:lineRule="auto" w:line="276" w:before="240" w:after="240"/>
        <w:rPr>
          <w:rFonts w:ascii="Arial" w:hAnsi="Arial" w:eastAsia="Arial" w:cs="Arial"/>
          <w:sz w:val="24"/>
          <w:szCs w:val="24"/>
        </w:rPr>
      </w:pPr>
      <w:r>
        <w:rPr>
          <w:rFonts w:eastAsia="Arial" w:cs="Arial" w:ascii="Arial" w:hAnsi="Arial"/>
          <w:sz w:val="24"/>
          <w:szCs w:val="24"/>
        </w:rPr>
      </w:r>
    </w:p>
    <w:p>
      <w:pPr>
        <w:pStyle w:val="Normal1"/>
        <w:spacing w:lineRule="auto" w:line="276" w:before="240" w:after="240"/>
        <w:rPr>
          <w:rFonts w:ascii="Arial" w:hAnsi="Arial" w:eastAsia="Arial" w:cs="Arial"/>
          <w:sz w:val="24"/>
          <w:szCs w:val="24"/>
        </w:rPr>
      </w:pPr>
      <w:r>
        <w:rPr>
          <w:rFonts w:eastAsia="Arial" w:cs="Arial" w:ascii="Arial" w:hAnsi="Arial"/>
          <w:sz w:val="24"/>
          <w:szCs w:val="24"/>
        </w:rPr>
      </w:r>
    </w:p>
    <w:p>
      <w:pPr>
        <w:pStyle w:val="Normal1"/>
        <w:spacing w:lineRule="auto" w:line="276" w:before="240" w:after="240"/>
        <w:rPr>
          <w:rFonts w:ascii="Arial" w:hAnsi="Arial" w:eastAsia="Arial" w:cs="Arial"/>
          <w:sz w:val="24"/>
          <w:szCs w:val="24"/>
        </w:rPr>
      </w:pPr>
      <w:r>
        <w:rPr>
          <w:rFonts w:eastAsia="Arial" w:cs="Arial" w:ascii="Arial" w:hAnsi="Arial"/>
          <w:sz w:val="24"/>
          <w:szCs w:val="24"/>
        </w:rPr>
      </w:r>
    </w:p>
    <w:p>
      <w:pPr>
        <w:pStyle w:val="Normal1"/>
        <w:spacing w:lineRule="auto" w:line="276" w:before="240" w:after="240"/>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b/>
          <w:b/>
          <w:bCs/>
          <w:sz w:val="24"/>
          <w:szCs w:val="24"/>
        </w:rPr>
      </w:pPr>
      <w:r>
        <w:rPr>
          <w:rFonts w:eastAsia="Arial" w:cs="Arial" w:ascii="Arial" w:hAnsi="Arial"/>
          <w:b/>
          <w:bCs/>
          <w:sz w:val="24"/>
          <w:szCs w:val="24"/>
        </w:rPr>
        <w:t>Appendix</w:t>
      </w:r>
    </w:p>
    <w:p>
      <w:pPr>
        <w:pStyle w:val="Heading3"/>
        <w:keepNext w:val="false"/>
        <w:keepLines w:val="false"/>
        <w:spacing w:lineRule="auto" w:line="259" w:before="280" w:after="80"/>
        <w:rPr>
          <w:rFonts w:ascii="Arial" w:hAnsi="Arial" w:eastAsia="Arial" w:cs="Arial"/>
          <w:b/>
          <w:b/>
          <w:bCs/>
          <w:color w:val="000000"/>
          <w:sz w:val="24"/>
          <w:szCs w:val="24"/>
        </w:rPr>
      </w:pPr>
      <w:bookmarkStart w:id="2" w:name="_heading=h.dqg2iv5gnan9"/>
      <w:bookmarkEnd w:id="2"/>
      <w:r>
        <w:rPr>
          <w:rFonts w:eastAsia="Arial" w:cs="Arial" w:ascii="Arial" w:hAnsi="Arial"/>
          <w:b/>
          <w:bCs/>
          <w:color w:val="000000"/>
          <w:sz w:val="24"/>
          <w:szCs w:val="24"/>
        </w:rPr>
        <w:t>AI Tool Used</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Microsoft Copilot.</w:t>
      </w:r>
    </w:p>
    <w:p>
      <w:pPr>
        <w:pStyle w:val="Heading3"/>
        <w:keepNext w:val="false"/>
        <w:keepLines w:val="false"/>
        <w:spacing w:lineRule="auto" w:line="259" w:before="280" w:after="80"/>
        <w:rPr>
          <w:rFonts w:ascii="Arial" w:hAnsi="Arial" w:eastAsia="Arial" w:cs="Arial"/>
          <w:b/>
          <w:b/>
          <w:bCs/>
          <w:color w:val="000000"/>
          <w:sz w:val="24"/>
          <w:szCs w:val="24"/>
        </w:rPr>
      </w:pPr>
      <w:bookmarkStart w:id="3" w:name="_heading=h.knxt5g7saipj"/>
      <w:bookmarkEnd w:id="3"/>
      <w:r>
        <w:rPr>
          <w:rFonts w:eastAsia="Arial" w:cs="Arial" w:ascii="Arial" w:hAnsi="Arial"/>
          <w:b/>
          <w:bCs/>
          <w:color w:val="000000"/>
          <w:sz w:val="24"/>
          <w:szCs w:val="24"/>
        </w:rPr>
        <w:t>Purpose of Use</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I used Microsoft Copilot for guidance on my project proposal and to help me understand the assignment requirements.</w:t>
      </w:r>
    </w:p>
    <w:p>
      <w:pPr>
        <w:pStyle w:val="Heading3"/>
        <w:keepNext w:val="false"/>
        <w:keepLines w:val="false"/>
        <w:spacing w:lineRule="auto" w:line="259" w:before="280" w:after="80"/>
        <w:rPr>
          <w:rFonts w:ascii="Arial" w:hAnsi="Arial" w:eastAsia="Arial" w:cs="Arial"/>
          <w:b/>
          <w:b/>
          <w:bCs/>
          <w:color w:val="000000"/>
          <w:sz w:val="24"/>
          <w:szCs w:val="24"/>
        </w:rPr>
      </w:pPr>
      <w:bookmarkStart w:id="4" w:name="_heading=h.b5w6gs8zqgb"/>
      <w:bookmarkEnd w:id="4"/>
      <w:r>
        <w:rPr>
          <w:rFonts w:eastAsia="Arial" w:cs="Arial" w:ascii="Arial" w:hAnsi="Arial"/>
          <w:b/>
          <w:bCs/>
          <w:color w:val="000000"/>
          <w:sz w:val="24"/>
          <w:szCs w:val="24"/>
        </w:rPr>
        <w:t>Prompts Used</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I used Microsoft Copilot to ask questions about the project proposal structure, assignment requirements, and how to organise the main sections of the report.</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Screenshots of my actual prompts and Copilot responses are included below.</w:t>
      </w:r>
    </w:p>
    <w:p>
      <w:pPr>
        <w:pStyle w:val="Normal1"/>
        <w:spacing w:lineRule="auto" w:line="240" w:before="240" w:after="240"/>
        <w:rPr>
          <w:rFonts w:ascii="Arial" w:hAnsi="Arial" w:eastAsia="Arial" w:cs="Arial"/>
          <w:sz w:val="24"/>
          <w:szCs w:val="24"/>
        </w:rPr>
      </w:pPr>
      <w:r>
        <w:rPr>
          <w:rFonts w:eastAsia="Arial" w:cs="Arial" w:ascii="Arial" w:hAnsi="Arial"/>
          <w:sz w:val="24"/>
          <w:szCs w:val="24"/>
        </w:rPr>
      </w:r>
    </w:p>
    <w:p>
      <w:pPr>
        <w:pStyle w:val="Normal1"/>
        <w:spacing w:lineRule="auto" w:line="240" w:before="240" w:after="240"/>
        <w:rPr>
          <w:rFonts w:ascii="Arial" w:hAnsi="Arial" w:eastAsia="Arial" w:cs="Arial"/>
          <w:sz w:val="24"/>
          <w:szCs w:val="24"/>
        </w:rPr>
      </w:pPr>
      <w:r>
        <w:rPr>
          <w:rFonts w:eastAsia="Arial" w:cs="Arial" w:ascii="Arial" w:hAnsi="Arial"/>
          <w:sz w:val="24"/>
          <w:szCs w:val="24"/>
        </w:rPr>
      </w:r>
    </w:p>
    <w:p>
      <w:pPr>
        <w:pStyle w:val="Normal1"/>
        <w:spacing w:lineRule="auto" w:line="240" w:before="240" w:after="240"/>
        <w:rPr>
          <w:rFonts w:ascii="Arial" w:hAnsi="Arial" w:eastAsia="Arial" w:cs="Arial"/>
          <w:sz w:val="24"/>
          <w:szCs w:val="24"/>
        </w:rPr>
      </w:pPr>
      <w:r>
        <w:rPr>
          <w:rFonts w:eastAsia="Arial" w:cs="Arial" w:ascii="Arial" w:hAnsi="Arial"/>
          <w:sz w:val="24"/>
          <w:szCs w:val="24"/>
        </w:rPr>
      </w:r>
    </w:p>
    <w:p>
      <w:pPr>
        <w:pStyle w:val="Normal1"/>
        <w:spacing w:lineRule="auto" w:line="240" w:before="240" w:after="240"/>
        <w:rPr>
          <w:rFonts w:ascii="Arial" w:hAnsi="Arial" w:eastAsia="Arial" w:cs="Arial"/>
          <w:sz w:val="24"/>
          <w:szCs w:val="24"/>
        </w:rPr>
      </w:pPr>
      <w:r>
        <w:rPr>
          <w:rFonts w:eastAsia="Arial" w:cs="Arial" w:ascii="Arial" w:hAnsi="Arial"/>
          <w:sz w:val="24"/>
          <w:szCs w:val="24"/>
        </w:rPr>
      </w:r>
    </w:p>
    <w:p>
      <w:pPr>
        <w:pStyle w:val="Normal1"/>
        <w:spacing w:lineRule="auto" w:line="240" w:before="240" w:after="240"/>
        <w:rPr>
          <w:rFonts w:ascii="Arial" w:hAnsi="Arial" w:eastAsia="Arial" w:cs="Arial"/>
          <w:b/>
          <w:b/>
          <w:bCs/>
          <w:sz w:val="24"/>
          <w:szCs w:val="24"/>
        </w:rPr>
      </w:pPr>
      <w:r>
        <w:rPr>
          <w:rFonts w:eastAsia="Arial" w:cs="Arial" w:ascii="Arial" w:hAnsi="Arial"/>
          <w:b/>
          <w:bCs/>
          <w:sz w:val="24"/>
          <w:szCs w:val="24"/>
        </w:rPr>
        <w:t>Figure A1 Screenshot of a prompt entered into Microsoft Copilot.</w:t>
      </w:r>
    </w:p>
    <w:p>
      <w:pPr>
        <w:pStyle w:val="Normal1"/>
        <w:spacing w:lineRule="auto" w:line="240" w:before="240" w:after="240"/>
        <w:rPr>
          <w:rFonts w:ascii="Arial" w:hAnsi="Arial" w:eastAsia="Arial" w:cs="Arial"/>
          <w:sz w:val="24"/>
          <w:szCs w:val="24"/>
        </w:rPr>
      </w:pPr>
      <w:r>
        <w:rPr/>
        <w:drawing>
          <wp:inline distT="0" distB="0" distL="0" distR="0">
            <wp:extent cx="5964555" cy="2844800"/>
            <wp:effectExtent l="0" t="0" r="0" b="0"/>
            <wp:docPr id="23"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jpg" descr=""/>
                    <pic:cNvPicPr>
                      <a:picLocks noChangeAspect="1" noChangeArrowheads="1"/>
                    </pic:cNvPicPr>
                  </pic:nvPicPr>
                  <pic:blipFill>
                    <a:blip r:embed="rId18"/>
                    <a:stretch>
                      <a:fillRect/>
                    </a:stretch>
                  </pic:blipFill>
                  <pic:spPr bwMode="auto">
                    <a:xfrm>
                      <a:off x="0" y="0"/>
                      <a:ext cx="5964555" cy="2844800"/>
                    </a:xfrm>
                    <a:prstGeom prst="rect">
                      <a:avLst/>
                    </a:prstGeom>
                  </pic:spPr>
                </pic:pic>
              </a:graphicData>
            </a:graphic>
          </wp:inline>
        </w:drawing>
      </w:r>
    </w:p>
    <w:p>
      <w:pPr>
        <w:pStyle w:val="Normal1"/>
        <w:spacing w:lineRule="auto" w:line="240" w:before="240" w:after="240"/>
        <w:rPr>
          <w:rFonts w:ascii="Arial" w:hAnsi="Arial" w:eastAsia="Arial" w:cs="Arial"/>
          <w:b/>
          <w:b/>
          <w:bCs/>
          <w:sz w:val="24"/>
          <w:szCs w:val="24"/>
        </w:rPr>
      </w:pPr>
      <w:r>
        <w:rPr>
          <w:rFonts w:eastAsia="Arial" w:cs="Arial" w:ascii="Arial" w:hAnsi="Arial"/>
          <w:b/>
          <w:bCs/>
          <w:sz w:val="24"/>
          <w:szCs w:val="24"/>
        </w:rPr>
        <w:t>Figure A2 Screenshot of the response from Microsoft Copilot.</w:t>
      </w:r>
    </w:p>
    <w:p>
      <w:pPr>
        <w:pStyle w:val="Normal1"/>
        <w:spacing w:lineRule="auto" w:line="240" w:before="240" w:after="240"/>
        <w:rPr>
          <w:rFonts w:ascii="Arial" w:hAnsi="Arial" w:eastAsia="Arial" w:cs="Arial"/>
          <w:sz w:val="24"/>
          <w:szCs w:val="24"/>
        </w:rPr>
      </w:pPr>
      <w:r>
        <w:rPr/>
        <w:drawing>
          <wp:inline distT="0" distB="0" distL="0" distR="0">
            <wp:extent cx="5767705" cy="3369945"/>
            <wp:effectExtent l="0" t="0" r="0" b="0"/>
            <wp:docPr id="24" name="image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jpg" descr=""/>
                    <pic:cNvPicPr>
                      <a:picLocks noChangeAspect="1" noChangeArrowheads="1"/>
                    </pic:cNvPicPr>
                  </pic:nvPicPr>
                  <pic:blipFill>
                    <a:blip r:embed="rId19"/>
                    <a:stretch>
                      <a:fillRect/>
                    </a:stretch>
                  </pic:blipFill>
                  <pic:spPr bwMode="auto">
                    <a:xfrm>
                      <a:off x="0" y="0"/>
                      <a:ext cx="5767705" cy="3369945"/>
                    </a:xfrm>
                    <a:prstGeom prst="rect">
                      <a:avLst/>
                    </a:prstGeom>
                  </pic:spPr>
                </pic:pic>
              </a:graphicData>
            </a:graphic>
          </wp:inline>
        </w:drawing>
      </w:r>
    </w:p>
    <w:p>
      <w:pPr>
        <w:pStyle w:val="Normal1"/>
        <w:spacing w:lineRule="auto" w:line="240" w:before="240" w:after="240"/>
        <w:rPr>
          <w:rFonts w:ascii="Arial" w:hAnsi="Arial" w:eastAsia="Arial" w:cs="Arial"/>
          <w:sz w:val="24"/>
          <w:szCs w:val="24"/>
        </w:rPr>
      </w:pPr>
      <w:r>
        <w:rPr>
          <w:rFonts w:eastAsia="Arial" w:cs="Arial" w:ascii="Arial" w:hAnsi="Arial"/>
          <w:sz w:val="24"/>
          <w:szCs w:val="24"/>
        </w:rPr>
      </w:r>
    </w:p>
    <w:p>
      <w:pPr>
        <w:pStyle w:val="Heading3"/>
        <w:keepNext w:val="false"/>
        <w:keepLines w:val="false"/>
        <w:spacing w:lineRule="auto" w:line="259" w:before="280" w:after="80"/>
        <w:rPr>
          <w:rFonts w:ascii="Arial" w:hAnsi="Arial" w:eastAsia="Arial" w:cs="Arial"/>
          <w:b/>
          <w:b/>
          <w:bCs/>
          <w:color w:val="000000"/>
          <w:sz w:val="24"/>
          <w:szCs w:val="24"/>
        </w:rPr>
      </w:pPr>
      <w:bookmarkStart w:id="5" w:name="_heading=h.d3hsebfky9zy"/>
      <w:bookmarkEnd w:id="5"/>
      <w:r>
        <w:rPr>
          <w:rFonts w:eastAsia="Arial" w:cs="Arial" w:ascii="Arial" w:hAnsi="Arial"/>
          <w:b/>
          <w:bCs/>
          <w:color w:val="000000"/>
          <w:sz w:val="24"/>
          <w:szCs w:val="24"/>
        </w:rPr>
        <w:t>Evaluation of AI Output</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I reviewed the suggestions provided by Microsoft Copilot and used them as guidance. I made my own decisions about the project and checked the information before including it in my work.</w:t>
      </w:r>
    </w:p>
    <w:p>
      <w:pPr>
        <w:pStyle w:val="Heading3"/>
        <w:keepNext w:val="false"/>
        <w:keepLines w:val="false"/>
        <w:spacing w:lineRule="auto" w:line="259" w:before="280" w:after="80"/>
        <w:rPr>
          <w:rFonts w:ascii="Arial" w:hAnsi="Arial" w:eastAsia="Arial" w:cs="Arial"/>
          <w:b/>
          <w:b/>
          <w:bCs/>
          <w:color w:val="000000"/>
          <w:sz w:val="24"/>
          <w:szCs w:val="24"/>
        </w:rPr>
      </w:pPr>
      <w:bookmarkStart w:id="6" w:name="_heading=h.cgb1ufvk1ab5"/>
      <w:bookmarkEnd w:id="6"/>
      <w:r>
        <w:rPr>
          <w:rFonts w:eastAsia="Arial" w:cs="Arial" w:ascii="Arial" w:hAnsi="Arial"/>
          <w:b/>
          <w:bCs/>
          <w:color w:val="000000"/>
          <w:sz w:val="24"/>
          <w:szCs w:val="24"/>
        </w:rPr>
        <w:t>Responsible Use of AI</w:t>
      </w:r>
    </w:p>
    <w:p>
      <w:pPr>
        <w:pStyle w:val="Normal1"/>
        <w:spacing w:lineRule="auto" w:line="240" w:before="240" w:after="240"/>
        <w:rPr>
          <w:rFonts w:ascii="Arial" w:hAnsi="Arial" w:eastAsia="Arial" w:cs="Arial"/>
          <w:sz w:val="24"/>
          <w:szCs w:val="24"/>
        </w:rPr>
      </w:pPr>
      <w:r>
        <w:rPr>
          <w:rFonts w:eastAsia="Arial" w:cs="Arial" w:ascii="Arial" w:hAnsi="Arial"/>
          <w:sz w:val="24"/>
          <w:szCs w:val="24"/>
        </w:rPr>
        <w:t>Microsoft Copilot was used to support my understanding and planning. I am responsible for the final content of my project proposal.</w:t>
      </w:r>
    </w:p>
    <w:p>
      <w:pPr>
        <w:pStyle w:val="Normal1"/>
        <w:rPr>
          <w:rFonts w:ascii="Arial" w:hAnsi="Arial" w:eastAsia="Arial" w:cs="Arial"/>
          <w:sz w:val="24"/>
          <w:szCs w:val="24"/>
        </w:rPr>
      </w:pPr>
      <w:r>
        <w:rPr>
          <w:rFonts w:eastAsia="Arial" w:cs="Arial" w:ascii="Arial" w:hAnsi="Arial"/>
          <w:sz w:val="24"/>
          <w:szCs w:val="24"/>
        </w:rPr>
      </w:r>
    </w:p>
    <w:p>
      <w:pPr>
        <w:pStyle w:val="Normal1"/>
        <w:spacing w:before="0" w:after="160"/>
        <w:rPr>
          <w:rFonts w:ascii="Arial" w:hAnsi="Arial" w:eastAsia="Arial" w:cs="Arial"/>
          <w:color w:val="0F4761"/>
          <w:sz w:val="24"/>
          <w:szCs w:val="24"/>
        </w:rPr>
      </w:pPr>
      <w:r>
        <w:rPr/>
      </w:r>
    </w:p>
    <w:sectPr>
      <w:footerReference w:type="default" r:id="rId20"/>
      <w:type w:val="nextPage"/>
      <w:pgSz w:w="11906" w:h="16838"/>
      <w:pgMar w:left="1440" w:right="1440" w:gutter="0" w:header="0" w:top="1440" w:footer="708"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font>
  <w:font w:name="Aptos Display">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Play">
    <w:charset w:val="00"/>
    <w:family w:val="roman"/>
    <w:pitch w:val="variable"/>
    <w:embedRegular r:id="rId18" w:fontKey="{12014A78-CABC-4EF0-12AC-5CD89AEFDE12}"/>
    <w:embedBold r:id="rId19" w:fontKey="{13014A78-CABC-4EF0-12AC-5CD89AEFDE13}"/>
  </w:font>
  <w:font w:name="Arial">
    <w:charset w:val="00"/>
    <w:family w:val="roman"/>
    <w:pitch w:val="variable"/>
  </w:font>
  <w:font w:name="Monotype Sorts">
    <w:charset w:val="02"/>
    <w:family w:val="auto"/>
    <w:pitch w:val="default"/>
  </w:font>
  <w:font w:name="Wingdings 2">
    <w:charset w:val="02"/>
    <w:family w:val="auto"/>
    <w:pitch w:val="default"/>
    <w:embedRegular r:id="rId20" w:fontKey="{14014A78-CABC-4EF0-12AC-5CD89AEFDE14}"/>
  </w:font>
  <w:font w:name="OpenSymbol">
    <w:altName w:val="Arial Unicode MS"/>
    <w:charset w:val="01"/>
    <w:family w:val="auto"/>
    <w:pitch w:val="default"/>
    <w:embedRegular r:id="rId21" w:fontKey="{15014A78-CABC-4EF0-12AC-5CD89AEFDE15}"/>
  </w:font>
  <w:font w:name="Wingdings">
    <w:charset w:val="02"/>
    <w:family w:val="auto"/>
    <w:pitch w:val="default"/>
    <w:embedRegular r:id="rId22" w:fontKey="{16014A78-CABC-4EF0-12AC-5CD89AEFDE16}"/>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513" w:leader="none"/>
        <w:tab w:val="right" w:pos="9026" w:leader="none"/>
      </w:tabs>
      <w:spacing w:lineRule="auto" w:line="240" w:before="0" w:after="0"/>
      <w:jc w:val="center"/>
      <w:rPr>
        <w:color w:val="000000"/>
      </w:rPr>
    </w:pPr>
    <w:r>
      <w:rPr>
        <w:color w:val="000000"/>
      </w:rPr>
    </w:r>
  </w:p>
  <w:p>
    <w:pPr>
      <w:pStyle w:val="Normal1"/>
      <w:pBdr/>
      <w:tabs>
        <w:tab w:val="clear" w:pos="720"/>
        <w:tab w:val="center" w:pos="4513" w:leader="none"/>
        <w:tab w:val="right" w:pos="9026" w:leader="none"/>
      </w:tabs>
      <w:spacing w:lineRule="auto" w:line="240" w:before="0" w:after="0"/>
      <w:rPr>
        <w:color w:val="000000"/>
      </w:rPr>
    </w:pPr>
    <w:r>
      <w:rPr>
        <w:color w:val="00000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Monotype Sorts" w:hAnsi="Monotype Sorts" w:cs="Monotype Sort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E"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IE" w:eastAsia="zh-CN" w:bidi="hi-IN"/>
    </w:rPr>
  </w:style>
  <w:style w:type="paragraph" w:styleId="Heading1">
    <w:name w:val="Heading 1"/>
    <w:basedOn w:val="Normal1"/>
    <w:next w:val="Normal1"/>
    <w:qFormat/>
    <w:pPr>
      <w:keepNext w:val="true"/>
      <w:keepLines/>
      <w:spacing w:lineRule="auto" w:line="240" w:before="360" w:after="80"/>
    </w:pPr>
    <w:rPr>
      <w:rFonts w:ascii="Calibri" w:hAnsi="Calibri" w:eastAsia="Calibri" w:cs="Calibri"/>
      <w:color w:val="3A3A3A"/>
      <w:sz w:val="40"/>
      <w:szCs w:val="40"/>
    </w:rPr>
  </w:style>
  <w:style w:type="paragraph" w:styleId="Heading2">
    <w:name w:val="Heading 2"/>
    <w:basedOn w:val="Normal1"/>
    <w:next w:val="Normal1"/>
    <w:qFormat/>
    <w:pPr>
      <w:keepNext w:val="true"/>
      <w:keepLines/>
      <w:spacing w:lineRule="auto" w:line="240" w:before="160" w:after="80"/>
    </w:pPr>
    <w:rPr>
      <w:rFonts w:ascii="Calibri" w:hAnsi="Calibri" w:eastAsia="Calibri" w:cs="Calibri"/>
      <w:color w:val="3A3A3A"/>
      <w:sz w:val="32"/>
      <w:szCs w:val="32"/>
    </w:rPr>
  </w:style>
  <w:style w:type="paragraph" w:styleId="Heading3">
    <w:name w:val="Heading 3"/>
    <w:basedOn w:val="Normal1"/>
    <w:next w:val="Normal1"/>
    <w:qFormat/>
    <w:pPr>
      <w:keepNext w:val="true"/>
      <w:keepLines/>
      <w:spacing w:lineRule="auto" w:line="240" w:before="160" w:after="80"/>
    </w:pPr>
    <w:rPr>
      <w:rFonts w:ascii="Calibri" w:hAnsi="Calibri" w:eastAsia="Calibri" w:cs="Calibri"/>
      <w:color w:val="3A3A3A"/>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paragraph" w:styleId="Heading7">
    <w:name w:val="Heading 7"/>
    <w:basedOn w:val="Normal1"/>
    <w:next w:val="Normal1"/>
    <w:link w:val="Heading7Char"/>
    <w:uiPriority w:val="9"/>
    <w:semiHidden/>
    <w:unhideWhenUsed/>
    <w:qFormat/>
    <w:rsid w:val="00e60722"/>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1"/>
    <w:next w:val="Normal1"/>
    <w:link w:val="Heading8Char"/>
    <w:uiPriority w:val="9"/>
    <w:semiHidden/>
    <w:unhideWhenUsed/>
    <w:qFormat/>
    <w:rsid w:val="00e60722"/>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1"/>
    <w:next w:val="Normal1"/>
    <w:link w:val="Heading9Char"/>
    <w:uiPriority w:val="9"/>
    <w:semiHidden/>
    <w:unhideWhenUsed/>
    <w:qFormat/>
    <w:rsid w:val="00e60722"/>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61edd"/>
    <w:rPr>
      <w:rFonts w:ascii="Calibri" w:hAnsi="Calibri" w:eastAsia="" w:cs="" w:cstheme="majorBidi" w:eastAsiaTheme="majorEastAsia"/>
      <w:color w:val="3A3A3A" w:themeColor="background2" w:themeShade="40"/>
      <w:spacing w:val="-10"/>
      <w:kern w:val="2"/>
      <w:sz w:val="40"/>
      <w:szCs w:val="40"/>
    </w:rPr>
  </w:style>
  <w:style w:type="character" w:styleId="Heading2Char" w:customStyle="1">
    <w:name w:val="Heading 2 Char"/>
    <w:basedOn w:val="DefaultParagraphFont"/>
    <w:link w:val="Heading2"/>
    <w:uiPriority w:val="9"/>
    <w:qFormat/>
    <w:rsid w:val="00e61edd"/>
    <w:rPr>
      <w:rFonts w:ascii="Calibri" w:hAnsi="Calibri" w:eastAsia="" w:cs="" w:cstheme="majorBidi" w:eastAsiaTheme="majorEastAsia"/>
      <w:color w:val="3A3A3A" w:themeColor="background2" w:themeShade="40"/>
      <w:spacing w:val="-10"/>
      <w:kern w:val="2"/>
      <w:sz w:val="32"/>
      <w:szCs w:val="32"/>
    </w:rPr>
  </w:style>
  <w:style w:type="character" w:styleId="Heading3Char" w:customStyle="1">
    <w:name w:val="Heading 3 Char"/>
    <w:basedOn w:val="DefaultParagraphFont"/>
    <w:link w:val="Heading3"/>
    <w:uiPriority w:val="9"/>
    <w:qFormat/>
    <w:rsid w:val="00e61edd"/>
    <w:rPr>
      <w:rFonts w:ascii="Calibri" w:hAnsi="Calibri" w:eastAsia="" w:cs="" w:cstheme="majorBidi" w:eastAsiaTheme="majorEastAsia"/>
      <w:color w:val="3A3A3A" w:themeColor="background2" w:themeShade="40"/>
      <w:spacing w:val="-10"/>
      <w:kern w:val="2"/>
      <w:sz w:val="28"/>
      <w:szCs w:val="28"/>
    </w:rPr>
  </w:style>
  <w:style w:type="character" w:styleId="Heading4Char" w:customStyle="1">
    <w:name w:val="Heading 4 Char"/>
    <w:basedOn w:val="DefaultParagraphFont"/>
    <w:link w:val="Heading4"/>
    <w:uiPriority w:val="9"/>
    <w:semiHidden/>
    <w:qFormat/>
    <w:rsid w:val="00e60722"/>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e60722"/>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e60722"/>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e60722"/>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e60722"/>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e60722"/>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e6072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60722"/>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e60722"/>
    <w:rPr>
      <w:i/>
      <w:iCs/>
      <w:color w:val="404040" w:themeColor="text1" w:themeTint="bf"/>
    </w:rPr>
  </w:style>
  <w:style w:type="character" w:styleId="IntenseEmphasis">
    <w:name w:val="Intense Emphasis"/>
    <w:basedOn w:val="DefaultParagraphFont"/>
    <w:uiPriority w:val="21"/>
    <w:qFormat/>
    <w:rsid w:val="00e60722"/>
    <w:rPr>
      <w:i/>
      <w:iCs/>
      <w:color w:val="0F4761" w:themeColor="accent1" w:themeShade="bf"/>
    </w:rPr>
  </w:style>
  <w:style w:type="character" w:styleId="IntenseQuoteChar" w:customStyle="1">
    <w:name w:val="Intense Quote Char"/>
    <w:basedOn w:val="DefaultParagraphFont"/>
    <w:link w:val="IntenseQuote"/>
    <w:uiPriority w:val="30"/>
    <w:qFormat/>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character" w:styleId="HeaderChar" w:customStyle="1">
    <w:name w:val="Header Char"/>
    <w:basedOn w:val="DefaultParagraphFont"/>
    <w:link w:val="Header"/>
    <w:uiPriority w:val="99"/>
    <w:qFormat/>
    <w:rsid w:val="00e60722"/>
    <w:rPr/>
  </w:style>
  <w:style w:type="character" w:styleId="FooterChar" w:customStyle="1">
    <w:name w:val="Footer Char"/>
    <w:basedOn w:val="DefaultParagraphFont"/>
    <w:link w:val="Footer"/>
    <w:uiPriority w:val="99"/>
    <w:qFormat/>
    <w:rsid w:val="00e60722"/>
    <w:rPr/>
  </w:style>
  <w:style w:type="character" w:styleId="SubtleReference">
    <w:name w:val="Subtle Reference"/>
    <w:basedOn w:val="DefaultParagraphFont"/>
    <w:uiPriority w:val="31"/>
    <w:qFormat/>
    <w:rsid w:val="00e60722"/>
    <w:rPr>
      <w:smallCaps/>
      <w:color w:val="5A5A5A" w:themeColor="text1" w:themeTint="a5"/>
    </w:rPr>
  </w:style>
  <w:style w:type="character" w:styleId="InternetLink">
    <w:name w:val="Hyperlink"/>
    <w:basedOn w:val="DefaultParagraphFont"/>
    <w:uiPriority w:val="99"/>
    <w:unhideWhenUsed/>
    <w:rsid w:val="00e60722"/>
    <w:rPr>
      <w:color w:val="467886" w:themeColor="hyperlink"/>
      <w:u w:val="single"/>
    </w:rPr>
  </w:style>
  <w:style w:type="character" w:styleId="NoSpacingChar" w:customStyle="1">
    <w:name w:val="No Spacing Char"/>
    <w:basedOn w:val="DefaultParagraphFont"/>
    <w:link w:val="NoSpacing"/>
    <w:uiPriority w:val="1"/>
    <w:qFormat/>
    <w:rsid w:val="00590c88"/>
    <w:rPr>
      <w:rFonts w:ascii="Calibri" w:hAnsi="Calibri"/>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Normal1" w:default="1">
    <w:name w:val="LO-normal"/>
    <w:qFormat/>
    <w:pPr>
      <w:widowControl/>
      <w:bidi w:val="0"/>
      <w:spacing w:lineRule="auto" w:line="259" w:before="0" w:after="160"/>
      <w:jc w:val="left"/>
    </w:pPr>
    <w:rPr>
      <w:rFonts w:ascii="Calibri" w:hAnsi="Calibri" w:eastAsia="Calibri" w:cs="Calibri"/>
      <w:color w:val="auto"/>
      <w:kern w:val="0"/>
      <w:sz w:val="22"/>
      <w:szCs w:val="22"/>
      <w:lang w:val="en-IE"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Quote">
    <w:name w:val="Quote"/>
    <w:basedOn w:val="Normal1"/>
    <w:next w:val="Normal1"/>
    <w:link w:val="QuoteChar"/>
    <w:uiPriority w:val="29"/>
    <w:qFormat/>
    <w:rsid w:val="00e60722"/>
    <w:pPr>
      <w:spacing w:before="160" w:after="160"/>
      <w:jc w:val="center"/>
    </w:pPr>
    <w:rPr>
      <w:i/>
      <w:iCs/>
      <w:color w:val="404040" w:themeColor="text1" w:themeTint="bf"/>
    </w:rPr>
  </w:style>
  <w:style w:type="paragraph" w:styleId="ListParagraph">
    <w:name w:val="List Paragraph"/>
    <w:basedOn w:val="Normal1"/>
    <w:uiPriority w:val="34"/>
    <w:qFormat/>
    <w:rsid w:val="00e60722"/>
    <w:pPr>
      <w:spacing w:before="0" w:after="160"/>
      <w:ind w:left="720" w:hanging="0"/>
      <w:contextualSpacing/>
    </w:pPr>
    <w:rPr/>
  </w:style>
  <w:style w:type="paragraph" w:styleId="IntenseQuote">
    <w:name w:val="Intense Quote"/>
    <w:basedOn w:val="Normal1"/>
    <w:next w:val="Normal1"/>
    <w:link w:val="IntenseQuoteChar"/>
    <w:uiPriority w:val="30"/>
    <w:qFormat/>
    <w:rsid w:val="00e60722"/>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eaderandFooter">
    <w:name w:val="Header and Footer"/>
    <w:basedOn w:val="Normal"/>
    <w:qFormat/>
    <w:pPr/>
    <w:rPr/>
  </w:style>
  <w:style w:type="paragraph" w:styleId="Header">
    <w:name w:val="Header"/>
    <w:basedOn w:val="Normal1"/>
    <w:link w:val="HeaderChar"/>
    <w:uiPriority w:val="99"/>
    <w:unhideWhenUsed/>
    <w:rsid w:val="00e60722"/>
    <w:pPr>
      <w:tabs>
        <w:tab w:val="clear" w:pos="720"/>
        <w:tab w:val="center" w:pos="4513" w:leader="none"/>
        <w:tab w:val="right" w:pos="9026" w:leader="none"/>
      </w:tabs>
      <w:spacing w:lineRule="auto" w:line="240" w:before="0" w:after="0"/>
    </w:pPr>
    <w:rPr/>
  </w:style>
  <w:style w:type="paragraph" w:styleId="Footer">
    <w:name w:val="Footer"/>
    <w:basedOn w:val="Normal1"/>
    <w:link w:val="FooterChar"/>
    <w:uiPriority w:val="99"/>
    <w:unhideWhenUsed/>
    <w:rsid w:val="00e60722"/>
    <w:pPr>
      <w:tabs>
        <w:tab w:val="clear" w:pos="720"/>
        <w:tab w:val="center" w:pos="4513" w:leader="none"/>
        <w:tab w:val="right" w:pos="9026" w:leader="none"/>
      </w:tabs>
      <w:spacing w:lineRule="auto" w:line="240" w:before="0" w:after="0"/>
    </w:pPr>
    <w:rPr/>
  </w:style>
  <w:style w:type="paragraph" w:styleId="IndexHeading">
    <w:name w:val="Index Heading"/>
    <w:basedOn w:val="Heading"/>
    <w:pPr/>
    <w:rPr/>
  </w:style>
  <w:style w:type="paragraph" w:styleId="ContentsHeading">
    <w:name w:val="TOC Heading"/>
    <w:basedOn w:val="Heading1"/>
    <w:next w:val="Normal1"/>
    <w:uiPriority w:val="39"/>
    <w:unhideWhenUsed/>
    <w:qFormat/>
    <w:rsid w:val="00e60722"/>
    <w:pPr>
      <w:spacing w:before="240" w:after="0"/>
    </w:pPr>
    <w:rPr>
      <w:rFonts w:ascii="Aptos Display" w:hAnsi="Aptos Display" w:asciiTheme="majorHAnsi" w:hAnsiTheme="majorHAnsi"/>
      <w:color w:val="0F4761" w:themeColor="accent1" w:themeShade="bf"/>
      <w:kern w:val="0"/>
      <w:sz w:val="32"/>
      <w:szCs w:val="32"/>
      <w:lang w:val="en-US"/>
    </w:rPr>
  </w:style>
  <w:style w:type="paragraph" w:styleId="Contents1">
    <w:name w:val="TOC 1"/>
    <w:basedOn w:val="Normal1"/>
    <w:next w:val="Normal1"/>
    <w:autoRedefine/>
    <w:uiPriority w:val="39"/>
    <w:unhideWhenUsed/>
    <w:rsid w:val="00e60722"/>
    <w:pPr>
      <w:spacing w:before="0" w:after="100"/>
    </w:pPr>
    <w:rPr/>
  </w:style>
  <w:style w:type="paragraph" w:styleId="Contents2">
    <w:name w:val="TOC 2"/>
    <w:basedOn w:val="Normal1"/>
    <w:next w:val="Normal1"/>
    <w:autoRedefine/>
    <w:uiPriority w:val="39"/>
    <w:unhideWhenUsed/>
    <w:rsid w:val="00e60722"/>
    <w:pPr>
      <w:spacing w:before="0" w:after="100"/>
      <w:ind w:left="220" w:hanging="0"/>
    </w:pPr>
    <w:rPr/>
  </w:style>
  <w:style w:type="paragraph" w:styleId="Contents3">
    <w:name w:val="TOC 3"/>
    <w:basedOn w:val="Normal1"/>
    <w:next w:val="Normal1"/>
    <w:autoRedefine/>
    <w:uiPriority w:val="39"/>
    <w:unhideWhenUsed/>
    <w:rsid w:val="00e60722"/>
    <w:pPr>
      <w:spacing w:before="0" w:after="100"/>
      <w:ind w:left="440" w:hanging="0"/>
    </w:pPr>
    <w:rPr/>
  </w:style>
  <w:style w:type="paragraph" w:styleId="NoSpacing">
    <w:name w:val="No Spacing"/>
    <w:link w:val="NoSpacingChar"/>
    <w:uiPriority w:val="1"/>
    <w:qFormat/>
    <w:rsid w:val="00e60722"/>
    <w:pPr>
      <w:widowControl/>
      <w:bidi w:val="0"/>
      <w:spacing w:lineRule="auto" w:line="240" w:before="0" w:after="0"/>
      <w:jc w:val="left"/>
    </w:pPr>
    <w:rPr>
      <w:rFonts w:ascii="Calibri" w:hAnsi="Calibri" w:eastAsia="Calibri" w:cs="Calibri"/>
      <w:color w:val="auto"/>
      <w:kern w:val="0"/>
      <w:sz w:val="22"/>
      <w:szCs w:val="22"/>
      <w:lang w:val="en-IE" w:eastAsia="zh-CN" w:bidi="hi-IN"/>
    </w:rPr>
  </w:style>
  <w:style w:type="paragraph" w:styleId="NormalWeb">
    <w:name w:val="Normal (Web)"/>
    <w:basedOn w:val="Normal1"/>
    <w:uiPriority w:val="99"/>
    <w:semiHidden/>
    <w:unhideWhenUsed/>
    <w:qFormat/>
    <w:rsid w:val="00e95f9a"/>
    <w:pPr>
      <w:spacing w:lineRule="auto" w:line="240" w:beforeAutospacing="1" w:afterAutospacing="1"/>
    </w:pPr>
    <w:rPr>
      <w:rFonts w:ascii="Times New Roman" w:hAnsi="Times New Roman" w:eastAsia="Times New Roman" w:cs="Times New Roman"/>
      <w:sz w:val="24"/>
      <w:szCs w:val="24"/>
    </w:rPr>
  </w:style>
  <w:style w:type="paragraph" w:styleId="Revision">
    <w:name w:val="Revision"/>
    <w:uiPriority w:val="99"/>
    <w:semiHidden/>
    <w:qFormat/>
    <w:rsid w:val="00a034fb"/>
    <w:pPr>
      <w:widowControl/>
      <w:bidi w:val="0"/>
      <w:spacing w:lineRule="auto" w:line="240" w:before="0" w:after="0"/>
      <w:jc w:val="left"/>
    </w:pPr>
    <w:rPr>
      <w:rFonts w:ascii="Calibri" w:hAnsi="Calibri" w:eastAsia="Calibri" w:cs="Calibri"/>
      <w:color w:val="auto"/>
      <w:kern w:val="0"/>
      <w:sz w:val="22"/>
      <w:szCs w:val="22"/>
      <w:lang w:val="en-IE" w:eastAsia="zh-CN" w:bidi="hi-IN"/>
    </w:rPr>
  </w:style>
  <w:style w:type="paragraph" w:styleId="Subtitle">
    <w:name w:val="Subtitle"/>
    <w:basedOn w:val="Normal1"/>
    <w:next w:val="Normal1"/>
    <w:qFormat/>
    <w:pPr/>
    <w:rPr>
      <w:color w:val="595959"/>
      <w:sz w:val="28"/>
      <w:szCs w:val="2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57c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i.org/10.24432/C5004D?utm_source=chatgpt.com" TargetMode="External"/><Relationship Id="rId4" Type="http://schemas.openxmlformats.org/officeDocument/2006/relationships/hyperlink" Target="https://doi.org/10.1371/journal.pone.0166693" TargetMode="External"/><Relationship Id="rId5" Type="http://schemas.openxmlformats.org/officeDocument/2006/relationships/hyperlink" Target="https://doi.org/10.1371/journal.pone.0166693" TargetMode="External"/><Relationship Id="rId6" Type="http://schemas.openxmlformats.org/officeDocument/2006/relationships/hyperlink" Target="https://doi.org/10.1111/j.1540-6261.1968.tb00843.x" TargetMode="External"/><Relationship Id="rId7" Type="http://schemas.openxmlformats.org/officeDocument/2006/relationships/hyperlink" Target="https://doi.org/10.1111/j.1540-6261.1968.tb00843.x" TargetMode="External"/><Relationship Id="rId8" Type="http://schemas.openxmlformats.org/officeDocument/2006/relationships/hyperlink" Target="https://doi.org/10.25080/Majora-92bf1922-00a" TargetMode="External"/><Relationship Id="rId9" Type="http://schemas.openxmlformats.org/officeDocument/2006/relationships/hyperlink" Target="https://doi.org/10.25080/Majora-92bf1922-00a" TargetMode="External"/><Relationship Id="rId10" Type="http://schemas.openxmlformats.org/officeDocument/2006/relationships/hyperlink" Target="https://www.jmlr.org/papers/v12/pedregosa11a.html" TargetMode="External"/><Relationship Id="rId11" Type="http://schemas.openxmlformats.org/officeDocument/2006/relationships/hyperlink" Target="https://www.jmlr.org/papers/v12/pedregosa11a.html" TargetMode="External"/><Relationship Id="rId12" Type="http://schemas.openxmlformats.org/officeDocument/2006/relationships/hyperlink" Target="https://scikit-learn.org/stable/modules/model_evaluation.html" TargetMode="External"/><Relationship Id="rId13" Type="http://schemas.openxmlformats.org/officeDocument/2006/relationships/hyperlink" Target="https://scikit-learn.org/stable/modules/model_evaluation.html" TargetMode="External"/><Relationship Id="rId14" Type="http://schemas.openxmlformats.org/officeDocument/2006/relationships/hyperlink" Target="https://docs.streamlit.io/" TargetMode="External"/><Relationship Id="rId15" Type="http://schemas.openxmlformats.org/officeDocument/2006/relationships/hyperlink" Target="https://docs.streamlit.io/" TargetMode="External"/><Relationship Id="rId16" Type="http://schemas.openxmlformats.org/officeDocument/2006/relationships/hyperlink" Target="https://doi.org/10.24432/C5004D" TargetMode="External"/><Relationship Id="rId17" Type="http://schemas.openxmlformats.org/officeDocument/2006/relationships/hyperlink" Target="https://doi.org/10.24432/C5004D" TargetMode="External"/><Relationship Id="rId18" Type="http://schemas.openxmlformats.org/officeDocument/2006/relationships/image" Target="media/image2.jpeg"/><Relationship Id="rId19" Type="http://schemas.openxmlformats.org/officeDocument/2006/relationships/image" Target="media/image3.jpeg"/><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SPn2AjU7B1qCz/tznod3zswh5ow==">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DOCX_Edit_PLUS/7.4.0.3$Windows_X86_64 LibreOffice_project/</Application>
  <AppVersion>15.0000</AppVersion>
  <Pages>9</Pages>
  <Words>1427</Words>
  <Characters>8064</Characters>
  <CharactersWithSpaces>9780</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2026-04-19T21:12:00Z</dcterms:created>
  <dc:creator>Debora Zorzi</dc:creator>
  <dc:description/>
  <dc:language>en-GB</dc:language>
  <cp:lastModifiedBy/>
  <dcterms:modified xsi:type="dcterms:W3CDTF">2026-10-28T11:53:16Z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0x01010091CA7052A48FB44E8BAE44044031FC77</vt:lpwstr>
  </property>
  <property fmtid="{D5CDD505-2E9C-101B-9397-08002B2CF9AE}" pid="3" name="GrammarlyDocumentId">
    <vt:lpwstr>9392f05823f65d13690dc4fb6817483613663138ac52bbed524e9b6627c257fb</vt:lpwstr>
  </property>
</Properties>
</file>